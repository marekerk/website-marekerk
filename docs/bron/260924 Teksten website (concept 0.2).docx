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47BE3F" w14:textId="38418C7B" w:rsidR="0048478A" w:rsidRPr="00876D6C" w:rsidRDefault="0048478A" w:rsidP="0048478A">
      <w:pPr>
        <w:jc w:val="right"/>
        <w:rPr>
          <w:rFonts w:ascii="Poppins" w:hAnsi="Poppins" w:cs="Poppins"/>
          <w:b/>
          <w:bCs/>
          <w:lang w:val="nl-NL"/>
        </w:rPr>
      </w:pPr>
      <w:r w:rsidRPr="00876D6C">
        <w:rPr>
          <w:rFonts w:ascii="Poppins" w:hAnsi="Poppins" w:cs="Poppins"/>
          <w:b/>
          <w:bCs/>
          <w:lang w:val="nl-NL"/>
        </w:rPr>
        <w:t>Conceptteksten website, 0.</w:t>
      </w:r>
      <w:r w:rsidR="00813A57">
        <w:rPr>
          <w:rFonts w:ascii="Poppins" w:hAnsi="Poppins" w:cs="Poppins"/>
          <w:b/>
          <w:bCs/>
          <w:lang w:val="nl-NL"/>
        </w:rPr>
        <w:t>2</w:t>
      </w:r>
      <w:r w:rsidRPr="00876D6C">
        <w:rPr>
          <w:rFonts w:ascii="Poppins" w:hAnsi="Poppins" w:cs="Poppins"/>
          <w:b/>
          <w:bCs/>
          <w:lang w:val="nl-NL"/>
        </w:rPr>
        <w:t xml:space="preserve"> </w:t>
      </w:r>
      <w:r w:rsidR="00813A57">
        <w:rPr>
          <w:rFonts w:ascii="Poppins" w:hAnsi="Poppins" w:cs="Poppins"/>
          <w:b/>
          <w:bCs/>
          <w:lang w:val="nl-NL"/>
        </w:rPr>
        <w:t>24 september</w:t>
      </w:r>
      <w:r w:rsidRPr="00876D6C">
        <w:rPr>
          <w:rFonts w:ascii="Poppins" w:hAnsi="Poppins" w:cs="Poppins"/>
          <w:b/>
          <w:bCs/>
          <w:lang w:val="nl-NL"/>
        </w:rPr>
        <w:t xml:space="preserve"> 2026</w:t>
      </w:r>
    </w:p>
    <w:p w14:paraId="45FB2412" w14:textId="048187EA" w:rsidR="00EF240E" w:rsidRPr="00876D6C" w:rsidRDefault="002955AE">
      <w:pPr>
        <w:rPr>
          <w:rFonts w:ascii="Poppins" w:hAnsi="Poppins" w:cs="Poppins"/>
          <w:b/>
          <w:bCs/>
          <w:lang w:val="nl-NL"/>
        </w:rPr>
      </w:pPr>
      <w:r w:rsidRPr="00876D6C">
        <w:rPr>
          <w:rFonts w:ascii="Poppins" w:hAnsi="Poppins" w:cs="Poppins"/>
          <w:b/>
          <w:bCs/>
          <w:lang w:val="nl-NL"/>
        </w:rPr>
        <w:t xml:space="preserve">WELKOM – </w:t>
      </w:r>
      <w:r w:rsidR="00E1426C" w:rsidRPr="00876D6C">
        <w:rPr>
          <w:rFonts w:ascii="Poppins" w:hAnsi="Poppins" w:cs="Poppins"/>
          <w:b/>
          <w:bCs/>
          <w:lang w:val="nl-NL"/>
        </w:rPr>
        <w:t>ONZE GEMEENTE</w:t>
      </w:r>
      <w:r w:rsidRPr="00876D6C">
        <w:rPr>
          <w:rFonts w:ascii="Poppins" w:hAnsi="Poppins" w:cs="Poppins"/>
          <w:b/>
          <w:bCs/>
          <w:lang w:val="nl-NL"/>
        </w:rPr>
        <w:t xml:space="preserve"> – IK BEN NIEUW </w:t>
      </w:r>
      <w:r w:rsidR="00AF223F" w:rsidRPr="00876D6C">
        <w:rPr>
          <w:rFonts w:ascii="Poppins" w:hAnsi="Poppins" w:cs="Poppins"/>
          <w:b/>
          <w:bCs/>
          <w:lang w:val="nl-NL"/>
        </w:rPr>
        <w:t>–</w:t>
      </w:r>
      <w:r w:rsidRPr="00876D6C">
        <w:rPr>
          <w:rFonts w:ascii="Poppins" w:hAnsi="Poppins" w:cs="Poppins"/>
          <w:b/>
          <w:bCs/>
          <w:lang w:val="nl-NL"/>
        </w:rPr>
        <w:t xml:space="preserve"> </w:t>
      </w:r>
      <w:r w:rsidR="007C2E08" w:rsidRPr="00876D6C">
        <w:rPr>
          <w:rFonts w:ascii="Poppins" w:hAnsi="Poppins" w:cs="Poppins"/>
          <w:b/>
          <w:bCs/>
          <w:lang w:val="nl-NL"/>
        </w:rPr>
        <w:t>GEBOUW</w:t>
      </w:r>
      <w:r w:rsidR="00AF223F" w:rsidRPr="00876D6C">
        <w:rPr>
          <w:rFonts w:ascii="Poppins" w:hAnsi="Poppins" w:cs="Poppins"/>
          <w:b/>
          <w:bCs/>
          <w:lang w:val="nl-NL"/>
        </w:rPr>
        <w:t xml:space="preserve"> </w:t>
      </w:r>
    </w:p>
    <w:p w14:paraId="282258FA" w14:textId="42F18153" w:rsidR="006B10D1" w:rsidRPr="00876D6C" w:rsidRDefault="006B10D1">
      <w:pPr>
        <w:rPr>
          <w:rFonts w:ascii="Poppins" w:hAnsi="Poppins" w:cs="Poppins"/>
          <w:b/>
          <w:bCs/>
          <w:sz w:val="36"/>
          <w:szCs w:val="36"/>
          <w:lang w:val="nl-NL"/>
        </w:rPr>
      </w:pPr>
      <w:r w:rsidRPr="00876D6C">
        <w:rPr>
          <w:rFonts w:ascii="Poppins" w:hAnsi="Poppins" w:cs="Poppins"/>
          <w:b/>
          <w:bCs/>
          <w:sz w:val="36"/>
          <w:szCs w:val="36"/>
          <w:lang w:val="nl-NL"/>
        </w:rPr>
        <w:t>Welkom (homepage)</w:t>
      </w:r>
    </w:p>
    <w:p w14:paraId="2526B8DD" w14:textId="6EF12CA7" w:rsidR="006B10D1" w:rsidRPr="00876D6C" w:rsidRDefault="00EF240E">
      <w:pPr>
        <w:rPr>
          <w:rFonts w:ascii="Poppins" w:hAnsi="Poppins" w:cs="Poppins"/>
          <w:b/>
          <w:bCs/>
          <w:lang w:val="nl-NL"/>
        </w:rPr>
      </w:pPr>
      <w:r w:rsidRPr="00876D6C">
        <w:rPr>
          <w:rFonts w:ascii="Poppins" w:hAnsi="Poppins" w:cs="Poppins"/>
          <w:b/>
          <w:bCs/>
          <w:noProof/>
          <w:lang w:val="nl-NL"/>
        </w:rPr>
        <mc:AlternateContent>
          <mc:Choice Requires="wps">
            <w:drawing>
              <wp:anchor distT="45720" distB="45720" distL="114300" distR="114300" simplePos="0" relativeHeight="251659264" behindDoc="0" locked="0" layoutInCell="1" allowOverlap="1" wp14:anchorId="5BAA1026" wp14:editId="11483BC6">
                <wp:simplePos x="0" y="0"/>
                <wp:positionH relativeFrom="margin">
                  <wp:align>right</wp:align>
                </wp:positionH>
                <wp:positionV relativeFrom="paragraph">
                  <wp:posOffset>10160</wp:posOffset>
                </wp:positionV>
                <wp:extent cx="2360930" cy="3871595"/>
                <wp:effectExtent l="0" t="0" r="1143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72204"/>
                        </a:xfrm>
                        <a:prstGeom prst="rect">
                          <a:avLst/>
                        </a:prstGeom>
                        <a:solidFill>
                          <a:srgbClr val="FFFFFF"/>
                        </a:solidFill>
                        <a:ln w="9525">
                          <a:solidFill>
                            <a:srgbClr val="000000"/>
                          </a:solidFill>
                          <a:miter lim="800000"/>
                          <a:headEnd/>
                          <a:tailEnd/>
                        </a:ln>
                      </wps:spPr>
                      <wps:txbx>
                        <w:txbxContent>
                          <w:p w14:paraId="376398EB" w14:textId="1FBD7E4D" w:rsidR="00813A57" w:rsidRPr="00EF240E" w:rsidRDefault="00813A57">
                            <w:pPr>
                              <w:rPr>
                                <w:rFonts w:ascii="Poppins" w:hAnsi="Poppins" w:cs="Poppins"/>
                                <w:b/>
                                <w:bCs/>
                              </w:rPr>
                            </w:pPr>
                            <w:proofErr w:type="spellStart"/>
                            <w:r w:rsidRPr="00EF240E">
                              <w:rPr>
                                <w:rFonts w:ascii="Poppins" w:hAnsi="Poppins" w:cs="Poppins"/>
                                <w:b/>
                                <w:bCs/>
                              </w:rPr>
                              <w:t>Kerkdiensten</w:t>
                            </w:r>
                            <w:proofErr w:type="spellEnd"/>
                            <w:r w:rsidRPr="00EF240E">
                              <w:rPr>
                                <w:rFonts w:ascii="Poppins" w:hAnsi="Poppins" w:cs="Poppins"/>
                                <w:b/>
                                <w:bCs/>
                              </w:rPr>
                              <w:t xml:space="preserve"> Agenda</w:t>
                            </w:r>
                          </w:p>
                          <w:p w14:paraId="653DEC57" w14:textId="76019789" w:rsidR="00813A57" w:rsidRDefault="00813A57" w:rsidP="00EF240E">
                            <w:pPr>
                              <w:pStyle w:val="Lijstalinea"/>
                              <w:numPr>
                                <w:ilvl w:val="0"/>
                                <w:numId w:val="7"/>
                              </w:numPr>
                              <w:rPr>
                                <w:rFonts w:ascii="Poppins" w:hAnsi="Poppins" w:cs="Poppins"/>
                              </w:rPr>
                            </w:pPr>
                            <w:r>
                              <w:rPr>
                                <w:rFonts w:ascii="Poppins" w:hAnsi="Poppins" w:cs="Poppins"/>
                              </w:rPr>
                              <w:t xml:space="preserve">Datum, </w:t>
                            </w:r>
                            <w:proofErr w:type="spellStart"/>
                            <w:r>
                              <w:rPr>
                                <w:rFonts w:ascii="Poppins" w:hAnsi="Poppins" w:cs="Poppins"/>
                              </w:rPr>
                              <w:t>tijd</w:t>
                            </w:r>
                            <w:proofErr w:type="spellEnd"/>
                          </w:p>
                          <w:p w14:paraId="4AF22E35" w14:textId="72009888" w:rsidR="00813A57" w:rsidRDefault="00813A57" w:rsidP="00EF240E">
                            <w:pPr>
                              <w:pStyle w:val="Lijstalinea"/>
                              <w:numPr>
                                <w:ilvl w:val="0"/>
                                <w:numId w:val="7"/>
                              </w:numPr>
                              <w:rPr>
                                <w:rFonts w:ascii="Poppins" w:hAnsi="Poppins" w:cs="Poppins"/>
                              </w:rPr>
                            </w:pPr>
                            <w:r>
                              <w:rPr>
                                <w:rFonts w:ascii="Poppins" w:hAnsi="Poppins" w:cs="Poppins"/>
                              </w:rPr>
                              <w:t xml:space="preserve">Datum, </w:t>
                            </w:r>
                            <w:proofErr w:type="spellStart"/>
                            <w:r>
                              <w:rPr>
                                <w:rFonts w:ascii="Poppins" w:hAnsi="Poppins" w:cs="Poppins"/>
                              </w:rPr>
                              <w:t>tijd</w:t>
                            </w:r>
                            <w:proofErr w:type="spellEnd"/>
                          </w:p>
                          <w:p w14:paraId="6A43E81A" w14:textId="00561ECF" w:rsidR="00813A57" w:rsidRPr="00EF240E" w:rsidRDefault="00813A57" w:rsidP="00EF240E">
                            <w:pPr>
                              <w:pStyle w:val="Lijstalinea"/>
                              <w:numPr>
                                <w:ilvl w:val="0"/>
                                <w:numId w:val="7"/>
                              </w:numPr>
                              <w:rPr>
                                <w:rFonts w:ascii="Poppins" w:hAnsi="Poppins" w:cs="Poppins"/>
                              </w:rPr>
                            </w:pPr>
                            <w:proofErr w:type="spellStart"/>
                            <w:r>
                              <w:rPr>
                                <w:rFonts w:ascii="Poppins" w:hAnsi="Poppins" w:cs="Poppins"/>
                              </w:rPr>
                              <w:t>Kennismakingsavond</w:t>
                            </w:r>
                            <w:proofErr w:type="spellEnd"/>
                          </w:p>
                          <w:p w14:paraId="61F64962" w14:textId="77777777" w:rsidR="00813A57" w:rsidRDefault="00813A57">
                            <w:pPr>
                              <w:rPr>
                                <w:rFonts w:ascii="Poppins" w:hAnsi="Poppins" w:cs="Poppins"/>
                              </w:rPr>
                            </w:pPr>
                          </w:p>
                          <w:p w14:paraId="4111C734" w14:textId="13F1DCD4" w:rsidR="00813A57" w:rsidRPr="006241E8" w:rsidRDefault="00813A57">
                            <w:pPr>
                              <w:rPr>
                                <w:rFonts w:ascii="Poppins" w:hAnsi="Poppins" w:cs="Poppins"/>
                                <w:color w:val="4C94D8" w:themeColor="text2" w:themeTint="80"/>
                                <w:lang w:val="nl-NL"/>
                              </w:rPr>
                            </w:pPr>
                            <w:r w:rsidRPr="006241E8">
                              <w:rPr>
                                <w:rFonts w:ascii="Poppins" w:hAnsi="Poppins" w:cs="Poppins"/>
                                <w:color w:val="4C94D8" w:themeColor="text2" w:themeTint="80"/>
                                <w:lang w:val="nl-NL"/>
                              </w:rPr>
                              <w:t>(BUTTON: Zo zien onze kerkdiensten eruit [losse pagina])</w:t>
                            </w:r>
                          </w:p>
                          <w:p w14:paraId="53066E4B" w14:textId="77777777" w:rsidR="00813A57" w:rsidRDefault="00813A57">
                            <w:pPr>
                              <w:rPr>
                                <w:rFonts w:ascii="Poppins" w:hAnsi="Poppins" w:cs="Poppins"/>
                                <w:lang w:val="nl-NL"/>
                              </w:rPr>
                            </w:pPr>
                          </w:p>
                          <w:p w14:paraId="2FA66905" w14:textId="3BDCB856" w:rsidR="00813A57" w:rsidRPr="006241E8" w:rsidRDefault="00813A57">
                            <w:pPr>
                              <w:rPr>
                                <w:rFonts w:ascii="Poppins" w:hAnsi="Poppins" w:cs="Poppins"/>
                                <w:color w:val="4C94D8" w:themeColor="text2" w:themeTint="80"/>
                                <w:lang w:val="nl-NL"/>
                              </w:rPr>
                            </w:pPr>
                            <w:r w:rsidRPr="006241E8">
                              <w:rPr>
                                <w:rFonts w:ascii="Poppins" w:hAnsi="Poppins" w:cs="Poppins"/>
                                <w:color w:val="4C94D8" w:themeColor="text2" w:themeTint="80"/>
                                <w:lang w:val="nl-NL"/>
                              </w:rPr>
                              <w:t xml:space="preserve">(BUTTON: Geven </w:t>
                            </w:r>
                            <w:r w:rsidRPr="006241E8">
                              <w:rPr>
                                <w:rFonts w:ascii="Poppins" w:hAnsi="Poppins" w:cs="Poppins"/>
                                <w:color w:val="4C94D8" w:themeColor="text2" w:themeTint="80"/>
                                <w:lang w:val="nl-NL"/>
                              </w:rPr>
                              <w:sym w:font="Wingdings" w:char="F0E0"/>
                            </w:r>
                            <w:r w:rsidRPr="006241E8">
                              <w:rPr>
                                <w:rFonts w:ascii="Poppins" w:hAnsi="Poppins" w:cs="Poppins"/>
                                <w:color w:val="4C94D8" w:themeColor="text2" w:themeTint="80"/>
                                <w:lang w:val="nl-NL"/>
                              </w:rPr>
                              <w:t xml:space="preserve"> </w:t>
                            </w:r>
                            <w:proofErr w:type="spellStart"/>
                            <w:r w:rsidRPr="006241E8">
                              <w:rPr>
                                <w:rFonts w:ascii="Poppins" w:hAnsi="Poppins" w:cs="Poppins"/>
                                <w:color w:val="4C94D8" w:themeColor="text2" w:themeTint="80"/>
                                <w:lang w:val="nl-NL"/>
                              </w:rPr>
                              <w:t>Gitenpagina</w:t>
                            </w:r>
                            <w:proofErr w:type="spellEnd"/>
                            <w:r w:rsidRPr="006241E8">
                              <w:rPr>
                                <w:rFonts w:ascii="Poppins" w:hAnsi="Poppins" w:cs="Poppins"/>
                                <w:color w:val="4C94D8" w:themeColor="text2" w:themeTint="80"/>
                                <w:lang w:val="nl-NL"/>
                              </w:rPr>
                              <w:t xml:space="preserve"> [losse pagina])</w:t>
                            </w:r>
                          </w:p>
                          <w:p w14:paraId="16155E22" w14:textId="77777777" w:rsidR="00813A57" w:rsidRPr="00EF240E" w:rsidRDefault="00813A57">
                            <w:pPr>
                              <w:rPr>
                                <w:rFonts w:ascii="Poppins" w:hAnsi="Poppins" w:cs="Poppins"/>
                                <w:lang w:val="nl-NL"/>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BAA1026" id="_x0000_t202" coordsize="21600,21600" o:spt="202" path="m,l,21600r21600,l21600,xe">
                <v:stroke joinstyle="miter"/>
                <v:path gradientshapeok="t" o:connecttype="rect"/>
              </v:shapetype>
              <v:shape id="Text Box 2" o:spid="_x0000_s1026" type="#_x0000_t202" style="position:absolute;margin-left:134.7pt;margin-top:.8pt;width:185.9pt;height:304.85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">
                <v:textbox>
                  <w:txbxContent>
                    <w:p w14:paraId="376398EB" w14:textId="1FBD7E4D" w:rsidR="00813A57" w:rsidRPr="00EF240E" w:rsidRDefault="00813A57">
                      <w:pPr>
                        <w:rPr>
                          <w:rFonts w:ascii="Poppins" w:hAnsi="Poppins" w:cs="Poppins"/>
                          <w:b/>
                          <w:bCs/>
                        </w:rPr>
                      </w:pPr>
                      <w:proofErr w:type="spellStart"/>
                      <w:r w:rsidRPr="00EF240E">
                        <w:rPr>
                          <w:rFonts w:ascii="Poppins" w:hAnsi="Poppins" w:cs="Poppins"/>
                          <w:b/>
                          <w:bCs/>
                        </w:rPr>
                        <w:t>Kerkdiensten</w:t>
                      </w:r>
                      <w:proofErr w:type="spellEnd"/>
                      <w:r w:rsidRPr="00EF240E">
                        <w:rPr>
                          <w:rFonts w:ascii="Poppins" w:hAnsi="Poppins" w:cs="Poppins"/>
                          <w:b/>
                          <w:bCs/>
                        </w:rPr>
                        <w:t xml:space="preserve"> Agenda</w:t>
                      </w:r>
                    </w:p>
                    <w:p w14:paraId="653DEC57" w14:textId="76019789" w:rsidR="00813A57" w:rsidRDefault="00813A57" w:rsidP="00EF240E">
                      <w:pPr>
                        <w:pStyle w:val="Lijstalinea"/>
                        <w:numPr>
                          <w:ilvl w:val="0"/>
                          <w:numId w:val="7"/>
                        </w:numPr>
                        <w:rPr>
                          <w:rFonts w:ascii="Poppins" w:hAnsi="Poppins" w:cs="Poppins"/>
                        </w:rPr>
                      </w:pPr>
                      <w:r>
                        <w:rPr>
                          <w:rFonts w:ascii="Poppins" w:hAnsi="Poppins" w:cs="Poppins"/>
                        </w:rPr>
                        <w:t xml:space="preserve">Datum, </w:t>
                      </w:r>
                      <w:proofErr w:type="spellStart"/>
                      <w:r>
                        <w:rPr>
                          <w:rFonts w:ascii="Poppins" w:hAnsi="Poppins" w:cs="Poppins"/>
                        </w:rPr>
                        <w:t>tijd</w:t>
                      </w:r>
                      <w:proofErr w:type="spellEnd"/>
                    </w:p>
                    <w:p w14:paraId="4AF22E35" w14:textId="72009888" w:rsidR="00813A57" w:rsidRDefault="00813A57" w:rsidP="00EF240E">
                      <w:pPr>
                        <w:pStyle w:val="Lijstalinea"/>
                        <w:numPr>
                          <w:ilvl w:val="0"/>
                          <w:numId w:val="7"/>
                        </w:numPr>
                        <w:rPr>
                          <w:rFonts w:ascii="Poppins" w:hAnsi="Poppins" w:cs="Poppins"/>
                        </w:rPr>
                      </w:pPr>
                      <w:r>
                        <w:rPr>
                          <w:rFonts w:ascii="Poppins" w:hAnsi="Poppins" w:cs="Poppins"/>
                        </w:rPr>
                        <w:t xml:space="preserve">Datum, </w:t>
                      </w:r>
                      <w:proofErr w:type="spellStart"/>
                      <w:r>
                        <w:rPr>
                          <w:rFonts w:ascii="Poppins" w:hAnsi="Poppins" w:cs="Poppins"/>
                        </w:rPr>
                        <w:t>tijd</w:t>
                      </w:r>
                      <w:proofErr w:type="spellEnd"/>
                    </w:p>
                    <w:p w14:paraId="6A43E81A" w14:textId="00561ECF" w:rsidR="00813A57" w:rsidRPr="00EF240E" w:rsidRDefault="00813A57" w:rsidP="00EF240E">
                      <w:pPr>
                        <w:pStyle w:val="Lijstalinea"/>
                        <w:numPr>
                          <w:ilvl w:val="0"/>
                          <w:numId w:val="7"/>
                        </w:numPr>
                        <w:rPr>
                          <w:rFonts w:ascii="Poppins" w:hAnsi="Poppins" w:cs="Poppins"/>
                        </w:rPr>
                      </w:pPr>
                      <w:proofErr w:type="spellStart"/>
                      <w:r>
                        <w:rPr>
                          <w:rFonts w:ascii="Poppins" w:hAnsi="Poppins" w:cs="Poppins"/>
                        </w:rPr>
                        <w:t>Kennismakingsavond</w:t>
                      </w:r>
                      <w:proofErr w:type="spellEnd"/>
                    </w:p>
                    <w:p w14:paraId="61F64962" w14:textId="77777777" w:rsidR="00813A57" w:rsidRDefault="00813A57">
                      <w:pPr>
                        <w:rPr>
                          <w:rFonts w:ascii="Poppins" w:hAnsi="Poppins" w:cs="Poppins"/>
                        </w:rPr>
                      </w:pPr>
                    </w:p>
                    <w:p w14:paraId="4111C734" w14:textId="13F1DCD4" w:rsidR="00813A57" w:rsidRPr="006241E8" w:rsidRDefault="00813A57">
                      <w:pPr>
                        <w:rPr>
                          <w:rFonts w:ascii="Poppins" w:hAnsi="Poppins" w:cs="Poppins"/>
                          <w:color w:val="4C94D8" w:themeColor="text2" w:themeTint="80"/>
                          <w:lang w:val="nl-NL"/>
                        </w:rPr>
                      </w:pPr>
                      <w:r w:rsidRPr="006241E8">
                        <w:rPr>
                          <w:rFonts w:ascii="Poppins" w:hAnsi="Poppins" w:cs="Poppins"/>
                          <w:color w:val="4C94D8" w:themeColor="text2" w:themeTint="80"/>
                          <w:lang w:val="nl-NL"/>
                        </w:rPr>
                        <w:t>(BUTTON: Zo zien onze kerkdiensten eruit [losse pagina])</w:t>
                      </w:r>
                    </w:p>
                    <w:p w14:paraId="53066E4B" w14:textId="77777777" w:rsidR="00813A57" w:rsidRDefault="00813A57">
                      <w:pPr>
                        <w:rPr>
                          <w:rFonts w:ascii="Poppins" w:hAnsi="Poppins" w:cs="Poppins"/>
                          <w:lang w:val="nl-NL"/>
                        </w:rPr>
                      </w:pPr>
                    </w:p>
                    <w:p w14:paraId="2FA66905" w14:textId="3BDCB856" w:rsidR="00813A57" w:rsidRPr="006241E8" w:rsidRDefault="00813A57">
                      <w:pPr>
                        <w:rPr>
                          <w:rFonts w:ascii="Poppins" w:hAnsi="Poppins" w:cs="Poppins"/>
                          <w:color w:val="4C94D8" w:themeColor="text2" w:themeTint="80"/>
                          <w:lang w:val="nl-NL"/>
                        </w:rPr>
                      </w:pPr>
                      <w:r w:rsidRPr="006241E8">
                        <w:rPr>
                          <w:rFonts w:ascii="Poppins" w:hAnsi="Poppins" w:cs="Poppins"/>
                          <w:color w:val="4C94D8" w:themeColor="text2" w:themeTint="80"/>
                          <w:lang w:val="nl-NL"/>
                        </w:rPr>
                        <w:t xml:space="preserve">(BUTTON: Geven </w:t>
                      </w:r>
                      <w:r w:rsidRPr="006241E8">
                        <w:rPr>
                          <w:rFonts w:ascii="Poppins" w:hAnsi="Poppins" w:cs="Poppins"/>
                          <w:color w:val="4C94D8" w:themeColor="text2" w:themeTint="80"/>
                          <w:lang w:val="nl-NL"/>
                        </w:rPr>
                        <w:sym w:font="Wingdings" w:char="F0E0"/>
                      </w:r>
                      <w:r w:rsidRPr="006241E8">
                        <w:rPr>
                          <w:rFonts w:ascii="Poppins" w:hAnsi="Poppins" w:cs="Poppins"/>
                          <w:color w:val="4C94D8" w:themeColor="text2" w:themeTint="80"/>
                          <w:lang w:val="nl-NL"/>
                        </w:rPr>
                        <w:t xml:space="preserve"> </w:t>
                      </w:r>
                      <w:proofErr w:type="spellStart"/>
                      <w:r w:rsidRPr="006241E8">
                        <w:rPr>
                          <w:rFonts w:ascii="Poppins" w:hAnsi="Poppins" w:cs="Poppins"/>
                          <w:color w:val="4C94D8" w:themeColor="text2" w:themeTint="80"/>
                          <w:lang w:val="nl-NL"/>
                        </w:rPr>
                        <w:t>Gitenpagina</w:t>
                      </w:r>
                      <w:proofErr w:type="spellEnd"/>
                      <w:r w:rsidRPr="006241E8">
                        <w:rPr>
                          <w:rFonts w:ascii="Poppins" w:hAnsi="Poppins" w:cs="Poppins"/>
                          <w:color w:val="4C94D8" w:themeColor="text2" w:themeTint="80"/>
                          <w:lang w:val="nl-NL"/>
                        </w:rPr>
                        <w:t xml:space="preserve"> [losse pagina])</w:t>
                      </w:r>
                    </w:p>
                    <w:p w14:paraId="16155E22" w14:textId="77777777" w:rsidR="00813A57" w:rsidRPr="00EF240E" w:rsidRDefault="00813A57">
                      <w:pPr>
                        <w:rPr>
                          <w:rFonts w:ascii="Poppins" w:hAnsi="Poppins" w:cs="Poppins"/>
                          <w:lang w:val="nl-NL"/>
                        </w:rPr>
                      </w:pPr>
                    </w:p>
                  </w:txbxContent>
                </v:textbox>
                <w10:wrap type="square" anchorx="margin"/>
              </v:shape>
            </w:pict>
          </mc:Fallback>
        </mc:AlternateContent>
      </w:r>
      <w:r w:rsidR="006B10D1" w:rsidRPr="00876D6C">
        <w:rPr>
          <w:rFonts w:ascii="Poppins" w:hAnsi="Poppins" w:cs="Poppins"/>
          <w:b/>
          <w:bCs/>
          <w:lang w:val="nl-NL"/>
        </w:rPr>
        <w:t>Onze gemeente</w:t>
      </w:r>
    </w:p>
    <w:p w14:paraId="5BD5040F" w14:textId="7906CD45" w:rsidR="006B10D1" w:rsidRPr="00876D6C" w:rsidRDefault="004270CE">
      <w:pPr>
        <w:rPr>
          <w:rFonts w:ascii="Poppins" w:hAnsi="Poppins" w:cs="Poppins"/>
          <w:lang w:val="nl-NL"/>
        </w:rPr>
      </w:pPr>
      <w:r w:rsidRPr="00876D6C">
        <w:rPr>
          <w:lang w:val="nl-NL"/>
        </w:rPr>
        <w:t xml:space="preserve">De Marekerk is een levendige gemeenschap. Hier vinden mensen van alle leeftijden een plek om samen te groeien in geloof en elkaar te ondersteunen in vreugde en verdriet. </w:t>
      </w:r>
    </w:p>
    <w:p w14:paraId="02D072C8" w14:textId="77777777" w:rsidR="004270CE" w:rsidRPr="00876D6C" w:rsidRDefault="004270CE">
      <w:pPr>
        <w:rPr>
          <w:rFonts w:ascii="Poppins" w:hAnsi="Poppins" w:cs="Poppins"/>
          <w:b/>
          <w:bCs/>
          <w:lang w:val="nl-NL"/>
        </w:rPr>
      </w:pPr>
    </w:p>
    <w:p w14:paraId="0A5E0073" w14:textId="656C323E" w:rsidR="006B10D1" w:rsidRPr="00876D6C" w:rsidRDefault="006B10D1">
      <w:pPr>
        <w:rPr>
          <w:rFonts w:ascii="Poppins" w:hAnsi="Poppins" w:cs="Poppins"/>
          <w:b/>
          <w:bCs/>
          <w:lang w:val="nl-NL"/>
        </w:rPr>
      </w:pPr>
      <w:r w:rsidRPr="00876D6C">
        <w:rPr>
          <w:rFonts w:ascii="Poppins" w:hAnsi="Poppins" w:cs="Poppins"/>
          <w:b/>
          <w:bCs/>
          <w:lang w:val="nl-NL"/>
        </w:rPr>
        <w:t>Wat geloven wij?</w:t>
      </w:r>
    </w:p>
    <w:p w14:paraId="0355949C" w14:textId="4E928103" w:rsidR="00EF240E" w:rsidRPr="00876D6C" w:rsidRDefault="004270CE">
      <w:pPr>
        <w:rPr>
          <w:rFonts w:ascii="Poppins" w:hAnsi="Poppins" w:cs="Poppins"/>
          <w:b/>
          <w:bCs/>
          <w:lang w:val="nl-NL"/>
        </w:rPr>
      </w:pPr>
      <w:r w:rsidRPr="00876D6C">
        <w:rPr>
          <w:lang w:val="nl-NL"/>
        </w:rPr>
        <w:t>De Bijbel is onze bron en we putten kracht uit onze gereformeerde traditie. We willen de liefde van Christus in woord en daad verspreiden, met een open hart en een gastvrije houding. Onze deuren staan daarom altijd open voor wie zoekt naar zingeving en gemeenschap.</w:t>
      </w:r>
    </w:p>
    <w:p w14:paraId="078FFE87" w14:textId="49C5D8D4" w:rsidR="00EF240E" w:rsidRPr="00876D6C" w:rsidRDefault="00EF240E">
      <w:pPr>
        <w:rPr>
          <w:rFonts w:ascii="Poppins" w:hAnsi="Poppins" w:cs="Poppins"/>
          <w:color w:val="4C94D8" w:themeColor="text2" w:themeTint="80"/>
          <w:lang w:val="nl-NL"/>
        </w:rPr>
      </w:pPr>
      <w:commentRangeStart w:id="0"/>
      <w:r w:rsidRPr="00876D6C">
        <w:rPr>
          <w:rFonts w:ascii="Poppins" w:hAnsi="Poppins" w:cs="Poppins"/>
          <w:color w:val="4C94D8" w:themeColor="text2" w:themeTint="80"/>
          <w:lang w:val="nl-NL"/>
        </w:rPr>
        <w:t xml:space="preserve">(BUTTON: Meer over onze identiteit </w:t>
      </w:r>
      <w:r w:rsidRPr="00876D6C">
        <w:rPr>
          <w:rFonts w:ascii="Poppins" w:hAnsi="Poppins" w:cs="Poppins"/>
          <w:color w:val="4C94D8" w:themeColor="text2" w:themeTint="80"/>
          <w:lang w:val="nl-NL"/>
        </w:rPr>
        <w:sym w:font="Wingdings" w:char="F0E0"/>
      </w:r>
      <w:r w:rsidRPr="00876D6C">
        <w:rPr>
          <w:rFonts w:ascii="Poppins" w:hAnsi="Poppins" w:cs="Poppins"/>
          <w:color w:val="4C94D8" w:themeColor="text2" w:themeTint="80"/>
          <w:lang w:val="nl-NL"/>
        </w:rPr>
        <w:t xml:space="preserve"> Identiteit)</w:t>
      </w:r>
      <w:commentRangeEnd w:id="0"/>
      <w:r w:rsidR="00766CC2">
        <w:rPr>
          <w:rStyle w:val="Verwijzingopmerking"/>
        </w:rPr>
        <w:commentReference w:id="0"/>
      </w:r>
    </w:p>
    <w:p w14:paraId="0A64F9FF" w14:textId="77777777" w:rsidR="00E45F2C" w:rsidRPr="00876D6C" w:rsidRDefault="00E45F2C">
      <w:pPr>
        <w:rPr>
          <w:rFonts w:ascii="Poppins" w:hAnsi="Poppins" w:cs="Poppins"/>
          <w:lang w:val="nl-NL"/>
        </w:rPr>
      </w:pPr>
    </w:p>
    <w:p w14:paraId="06299B91" w14:textId="30C914FC" w:rsidR="00E45F2C" w:rsidRPr="00876D6C" w:rsidRDefault="00E45F2C">
      <w:pPr>
        <w:rPr>
          <w:rFonts w:ascii="Poppins" w:hAnsi="Poppins" w:cs="Poppins"/>
          <w:b/>
          <w:bCs/>
          <w:lang w:val="nl-NL"/>
        </w:rPr>
      </w:pPr>
      <w:r w:rsidRPr="00876D6C">
        <w:rPr>
          <w:rFonts w:ascii="Poppins" w:hAnsi="Poppins" w:cs="Poppins"/>
          <w:b/>
          <w:bCs/>
          <w:lang w:val="nl-NL"/>
        </w:rPr>
        <w:t>Kennis maken?</w:t>
      </w:r>
    </w:p>
    <w:p w14:paraId="70C2ED2B" w14:textId="52AB1934" w:rsidR="00876D6C" w:rsidRPr="00876D6C" w:rsidRDefault="00E45F2C" w:rsidP="00876D6C">
      <w:pPr>
        <w:pStyle w:val="Lijstalinea"/>
        <w:numPr>
          <w:ilvl w:val="0"/>
          <w:numId w:val="5"/>
        </w:numPr>
        <w:rPr>
          <w:rFonts w:ascii="Poppins" w:hAnsi="Poppins" w:cs="Poppins"/>
          <w:lang w:val="nl-NL"/>
        </w:rPr>
      </w:pPr>
      <w:r w:rsidRPr="00876D6C">
        <w:rPr>
          <w:rFonts w:ascii="Poppins" w:hAnsi="Poppins" w:cs="Poppins"/>
          <w:lang w:val="nl-NL"/>
        </w:rPr>
        <w:t>Kerkdiensten laagdrempelig presenteren (tijden benoemen).</w:t>
      </w:r>
    </w:p>
    <w:p w14:paraId="3CD656BE" w14:textId="66CF884F" w:rsidR="00E45F2C" w:rsidRPr="00876D6C" w:rsidRDefault="00E45F2C" w:rsidP="00E45F2C">
      <w:pPr>
        <w:pStyle w:val="Lijstalinea"/>
        <w:numPr>
          <w:ilvl w:val="0"/>
          <w:numId w:val="5"/>
        </w:numPr>
        <w:rPr>
          <w:rFonts w:ascii="Poppins" w:hAnsi="Poppins" w:cs="Poppins"/>
          <w:lang w:val="nl-NL"/>
        </w:rPr>
      </w:pPr>
      <w:proofErr w:type="spellStart"/>
      <w:r w:rsidRPr="00876D6C">
        <w:rPr>
          <w:rFonts w:ascii="Poppins" w:hAnsi="Poppins" w:cs="Poppins"/>
          <w:lang w:val="nl-NL"/>
        </w:rPr>
        <w:t>Alpha</w:t>
      </w:r>
      <w:proofErr w:type="spellEnd"/>
      <w:r w:rsidRPr="00876D6C">
        <w:rPr>
          <w:rFonts w:ascii="Poppins" w:hAnsi="Poppins" w:cs="Poppins"/>
          <w:lang w:val="nl-NL"/>
        </w:rPr>
        <w:t xml:space="preserve"> cursus.</w:t>
      </w:r>
    </w:p>
    <w:p w14:paraId="03F4D0FD" w14:textId="2C9B8F27" w:rsidR="00E45F2C" w:rsidRPr="00876D6C" w:rsidRDefault="00E45F2C" w:rsidP="00E45F2C">
      <w:pPr>
        <w:pStyle w:val="Lijstalinea"/>
        <w:numPr>
          <w:ilvl w:val="0"/>
          <w:numId w:val="5"/>
        </w:numPr>
        <w:rPr>
          <w:rFonts w:ascii="Poppins" w:hAnsi="Poppins" w:cs="Poppins"/>
          <w:lang w:val="nl-NL"/>
        </w:rPr>
      </w:pPr>
      <w:r w:rsidRPr="00876D6C">
        <w:rPr>
          <w:rFonts w:ascii="Poppins" w:hAnsi="Poppins" w:cs="Poppins"/>
          <w:lang w:val="nl-NL"/>
        </w:rPr>
        <w:t>Stuur een berichtje naar Ds. Ton Jacobs.</w:t>
      </w:r>
    </w:p>
    <w:p w14:paraId="3594A3A5" w14:textId="17DE3705" w:rsidR="00EF240E" w:rsidRPr="00876D6C" w:rsidRDefault="00EF240E" w:rsidP="00EF240E">
      <w:pPr>
        <w:pStyle w:val="Lijstalinea"/>
        <w:numPr>
          <w:ilvl w:val="0"/>
          <w:numId w:val="5"/>
        </w:numPr>
        <w:rPr>
          <w:rFonts w:ascii="Poppins" w:hAnsi="Poppins" w:cs="Poppins"/>
          <w:lang w:val="nl-NL"/>
        </w:rPr>
      </w:pPr>
      <w:r w:rsidRPr="00876D6C">
        <w:rPr>
          <w:rFonts w:ascii="Poppins" w:hAnsi="Poppins" w:cs="Poppins"/>
          <w:lang w:val="nl-NL"/>
        </w:rPr>
        <w:t>Verdiepend stukje</w:t>
      </w:r>
    </w:p>
    <w:p w14:paraId="1F750D6F" w14:textId="736ED118" w:rsidR="00876D6C" w:rsidRPr="00876D6C" w:rsidRDefault="00876D6C" w:rsidP="00EF240E">
      <w:pPr>
        <w:rPr>
          <w:rFonts w:cs="Times New Roman"/>
          <w:u w:val="single"/>
          <w:lang w:val="nl-NL"/>
        </w:rPr>
      </w:pPr>
      <w:r>
        <w:rPr>
          <w:rFonts w:cs="Times New Roman"/>
          <w:u w:val="single"/>
          <w:lang w:val="nl-NL"/>
        </w:rPr>
        <w:t>Kerkdiensten</w:t>
      </w:r>
    </w:p>
    <w:p w14:paraId="0602860D" w14:textId="3BEBC95C" w:rsidR="00EF240E" w:rsidRDefault="00876D6C" w:rsidP="00EF240E">
      <w:pPr>
        <w:rPr>
          <w:rFonts w:cs="Times New Roman"/>
          <w:lang w:val="nl-NL"/>
        </w:rPr>
      </w:pPr>
      <w:r>
        <w:rPr>
          <w:rFonts w:cs="Times New Roman"/>
          <w:lang w:val="nl-NL"/>
        </w:rPr>
        <w:lastRenderedPageBreak/>
        <w:t>In de Marekerk</w:t>
      </w:r>
      <w:r w:rsidR="001B3BB4">
        <w:rPr>
          <w:rFonts w:cs="Times New Roman"/>
          <w:lang w:val="nl-NL"/>
        </w:rPr>
        <w:t xml:space="preserve"> </w:t>
      </w:r>
      <w:r>
        <w:rPr>
          <w:rFonts w:cs="Times New Roman"/>
          <w:lang w:val="nl-NL"/>
        </w:rPr>
        <w:t xml:space="preserve">hebben we elke zondag twee keer een dienst. De morgendienst is om 10.00 uur en de middagdienst om 17.00 uur. Loop gerust eens binnen als je benieuwd hiernaar bent. Tijdens de morgendienst staan bij de ingang gemeenteleden waar je al je vragen aan kunt stellen. </w:t>
      </w:r>
    </w:p>
    <w:p w14:paraId="7B7A92C8" w14:textId="285E063B" w:rsidR="00876D6C" w:rsidRDefault="00876D6C" w:rsidP="00EF240E">
      <w:pPr>
        <w:rPr>
          <w:rFonts w:cs="Times New Roman"/>
          <w:lang w:val="nl-NL"/>
        </w:rPr>
      </w:pPr>
    </w:p>
    <w:p w14:paraId="3A21DDC6" w14:textId="2E1AFD02" w:rsidR="00876D6C" w:rsidRDefault="00876D6C" w:rsidP="00EF240E">
      <w:pPr>
        <w:rPr>
          <w:rFonts w:cs="Times New Roman"/>
          <w:lang w:val="nl-NL"/>
        </w:rPr>
      </w:pPr>
      <w:r>
        <w:rPr>
          <w:rFonts w:cs="Times New Roman"/>
          <w:lang w:val="nl-NL"/>
        </w:rPr>
        <w:t xml:space="preserve">Daarnaast kan je de diensten live en naderhand via </w:t>
      </w:r>
      <w:proofErr w:type="spellStart"/>
      <w:r>
        <w:rPr>
          <w:rFonts w:cs="Times New Roman"/>
          <w:lang w:val="nl-NL"/>
        </w:rPr>
        <w:t>You-tube</w:t>
      </w:r>
      <w:proofErr w:type="spellEnd"/>
      <w:r>
        <w:rPr>
          <w:rFonts w:cs="Times New Roman"/>
          <w:lang w:val="nl-NL"/>
        </w:rPr>
        <w:t xml:space="preserve"> (link toevoegen) bekijken en via kerkomroep (link toevoegen) beluisteren. </w:t>
      </w:r>
    </w:p>
    <w:p w14:paraId="5C690227" w14:textId="4384767F" w:rsidR="001D5A3D" w:rsidRDefault="001D5A3D" w:rsidP="00EF240E">
      <w:pPr>
        <w:rPr>
          <w:rFonts w:cs="Times New Roman"/>
          <w:lang w:val="nl-NL"/>
        </w:rPr>
      </w:pPr>
    </w:p>
    <w:p w14:paraId="70BD3E7B" w14:textId="6ECC8289" w:rsidR="001D5A3D" w:rsidRDefault="001D5A3D" w:rsidP="00EF240E">
      <w:pPr>
        <w:rPr>
          <w:rFonts w:cs="Times New Roman"/>
          <w:u w:val="single"/>
          <w:lang w:val="nl-NL"/>
        </w:rPr>
      </w:pPr>
      <w:proofErr w:type="spellStart"/>
      <w:r>
        <w:rPr>
          <w:rFonts w:cs="Times New Roman"/>
          <w:u w:val="single"/>
          <w:lang w:val="nl-NL"/>
        </w:rPr>
        <w:t>Creche</w:t>
      </w:r>
      <w:proofErr w:type="spellEnd"/>
      <w:r>
        <w:rPr>
          <w:rFonts w:cs="Times New Roman"/>
          <w:u w:val="single"/>
          <w:lang w:val="nl-NL"/>
        </w:rPr>
        <w:t xml:space="preserve"> en kinderkerk</w:t>
      </w:r>
    </w:p>
    <w:p w14:paraId="738F365E" w14:textId="71651AFC" w:rsidR="001D5A3D" w:rsidRPr="00AE5567" w:rsidRDefault="001D5A3D" w:rsidP="001D5A3D">
      <w:pPr>
        <w:rPr>
          <w:rFonts w:cs="Times New Roman"/>
          <w:lang w:val="nl-NL"/>
        </w:rPr>
      </w:pPr>
      <w:r w:rsidRPr="00AE5567">
        <w:rPr>
          <w:rFonts w:cs="Times New Roman"/>
          <w:lang w:val="nl-NL"/>
        </w:rPr>
        <w:t xml:space="preserve">Tijdens de morgendienst is voor kinderen van 0-4 </w:t>
      </w:r>
      <w:proofErr w:type="spellStart"/>
      <w:r w:rsidRPr="00AE5567">
        <w:rPr>
          <w:rFonts w:cs="Times New Roman"/>
          <w:lang w:val="nl-NL"/>
        </w:rPr>
        <w:t>creche</w:t>
      </w:r>
      <w:proofErr w:type="spellEnd"/>
      <w:r w:rsidRPr="00AE5567">
        <w:rPr>
          <w:rFonts w:cs="Times New Roman"/>
          <w:lang w:val="nl-NL"/>
        </w:rPr>
        <w:t xml:space="preserve"> in het marehuis. Er is een babygroep (0-1 jaar) en een peutergroep (2-3 jaar). </w:t>
      </w:r>
      <w:r>
        <w:rPr>
          <w:rFonts w:cs="Times New Roman"/>
          <w:lang w:val="nl-NL"/>
        </w:rPr>
        <w:t xml:space="preserve">De groepen vind je in het Marehuis (ingang onder het orgel). </w:t>
      </w:r>
    </w:p>
    <w:p w14:paraId="680F1461" w14:textId="77777777" w:rsidR="001D5A3D" w:rsidRPr="00766CC2" w:rsidRDefault="001D5A3D" w:rsidP="001D5A3D">
      <w:pPr>
        <w:spacing w:before="100" w:beforeAutospacing="1" w:after="100" w:afterAutospacing="1"/>
        <w:rPr>
          <w:rFonts w:eastAsia="Times New Roman" w:cs="Times New Roman"/>
          <w:color w:val="000000"/>
          <w:kern w:val="0"/>
          <w:lang w:val="nl-NL" w:eastAsia="nl-NL"/>
          <w14:ligatures w14:val="none"/>
        </w:rPr>
      </w:pPr>
      <w:r>
        <w:rPr>
          <w:rFonts w:eastAsia="Times New Roman" w:cs="Times New Roman"/>
          <w:color w:val="000000"/>
          <w:kern w:val="0"/>
          <w:lang w:val="nl-NL" w:eastAsia="nl-NL"/>
          <w14:ligatures w14:val="none"/>
        </w:rPr>
        <w:t xml:space="preserve">Tijdens de morgendienst is er voor kinderen van de basisschool kinderkerk. Na het lezen van de Bijbel is er in de kerk een kindermoment en daarna gaan de kinderen naar hun eigen kinderkerk. Voor de zegen komen ze terug in de kerk. </w:t>
      </w:r>
      <w:r w:rsidRPr="00766CC2">
        <w:rPr>
          <w:rFonts w:eastAsia="Times New Roman" w:cs="Times New Roman"/>
          <w:color w:val="000000"/>
          <w:kern w:val="0"/>
          <w:lang w:val="nl-NL" w:eastAsia="nl-NL"/>
          <w14:ligatures w14:val="none"/>
        </w:rPr>
        <w:br/>
        <w:t>De kin</w:t>
      </w:r>
      <w:r>
        <w:rPr>
          <w:rFonts w:eastAsia="Times New Roman" w:cs="Times New Roman"/>
          <w:color w:val="000000"/>
          <w:kern w:val="0"/>
          <w:lang w:val="nl-NL" w:eastAsia="nl-NL"/>
          <w14:ligatures w14:val="none"/>
        </w:rPr>
        <w:t>derkerk</w:t>
      </w:r>
      <w:r w:rsidRPr="00766CC2">
        <w:rPr>
          <w:rFonts w:eastAsia="Times New Roman" w:cs="Times New Roman"/>
          <w:color w:val="000000"/>
          <w:kern w:val="0"/>
          <w:lang w:val="nl-NL" w:eastAsia="nl-NL"/>
          <w14:ligatures w14:val="none"/>
        </w:rPr>
        <w:t xml:space="preserve"> is er in 3 groepen (in de zomervakantie twee groepen):</w:t>
      </w:r>
    </w:p>
    <w:p w14:paraId="258DCDD1" w14:textId="77777777" w:rsidR="001D5A3D" w:rsidRPr="00766CC2" w:rsidRDefault="001D5A3D" w:rsidP="001D5A3D">
      <w:pPr>
        <w:numPr>
          <w:ilvl w:val="0"/>
          <w:numId w:val="10"/>
        </w:numPr>
        <w:spacing w:before="100" w:beforeAutospacing="1" w:after="100" w:afterAutospacing="1"/>
        <w:rPr>
          <w:rFonts w:eastAsia="Times New Roman" w:cs="Times New Roman"/>
          <w:color w:val="000000"/>
          <w:kern w:val="0"/>
          <w:lang w:val="nl-NL" w:eastAsia="nl-NL"/>
          <w14:ligatures w14:val="none"/>
        </w:rPr>
      </w:pPr>
      <w:r w:rsidRPr="00766CC2">
        <w:rPr>
          <w:rFonts w:eastAsia="Times New Roman" w:cs="Times New Roman"/>
          <w:color w:val="000000"/>
          <w:kern w:val="0"/>
          <w:lang w:val="nl-NL" w:eastAsia="nl-NL"/>
          <w14:ligatures w14:val="none"/>
        </w:rPr>
        <w:t>Onderbouw (groep 1 en 2 basisschool)</w:t>
      </w:r>
    </w:p>
    <w:p w14:paraId="4C1D9913" w14:textId="77777777" w:rsidR="001D5A3D" w:rsidRPr="00766CC2" w:rsidRDefault="001D5A3D" w:rsidP="001D5A3D">
      <w:pPr>
        <w:numPr>
          <w:ilvl w:val="0"/>
          <w:numId w:val="10"/>
        </w:numPr>
        <w:spacing w:before="100" w:beforeAutospacing="1" w:after="100" w:afterAutospacing="1"/>
        <w:rPr>
          <w:rFonts w:eastAsia="Times New Roman" w:cs="Times New Roman"/>
          <w:color w:val="000000"/>
          <w:kern w:val="0"/>
          <w:lang w:val="nl-NL" w:eastAsia="nl-NL"/>
          <w14:ligatures w14:val="none"/>
        </w:rPr>
      </w:pPr>
      <w:r w:rsidRPr="00766CC2">
        <w:rPr>
          <w:rFonts w:eastAsia="Times New Roman" w:cs="Times New Roman"/>
          <w:color w:val="000000"/>
          <w:kern w:val="0"/>
          <w:lang w:val="nl-NL" w:eastAsia="nl-NL"/>
          <w14:ligatures w14:val="none"/>
        </w:rPr>
        <w:t>Middenbouw (groep 3, 4 en 5 basisschool)</w:t>
      </w:r>
    </w:p>
    <w:p w14:paraId="4D845072" w14:textId="237D0091" w:rsidR="001D5A3D" w:rsidRPr="00D5100A" w:rsidRDefault="001D5A3D" w:rsidP="00EF240E">
      <w:pPr>
        <w:numPr>
          <w:ilvl w:val="0"/>
          <w:numId w:val="10"/>
        </w:numPr>
        <w:spacing w:before="100" w:beforeAutospacing="1" w:after="100" w:afterAutospacing="1"/>
        <w:rPr>
          <w:rFonts w:eastAsia="Times New Roman" w:cs="Times New Roman"/>
          <w:color w:val="000000"/>
          <w:kern w:val="0"/>
          <w:lang w:val="nl-NL" w:eastAsia="nl-NL"/>
          <w14:ligatures w14:val="none"/>
        </w:rPr>
      </w:pPr>
      <w:r w:rsidRPr="00766CC2">
        <w:rPr>
          <w:rFonts w:eastAsia="Times New Roman" w:cs="Times New Roman"/>
          <w:color w:val="000000"/>
          <w:kern w:val="0"/>
          <w:lang w:val="nl-NL" w:eastAsia="nl-NL"/>
          <w14:ligatures w14:val="none"/>
        </w:rPr>
        <w:t>Bovenbouw (groep 6, 7 en 8 basisschool)</w:t>
      </w:r>
    </w:p>
    <w:p w14:paraId="354EC2DE" w14:textId="77777777" w:rsidR="001D5A3D" w:rsidRPr="001D5A3D" w:rsidRDefault="001D5A3D" w:rsidP="00EF240E">
      <w:pPr>
        <w:rPr>
          <w:rFonts w:cs="Times New Roman"/>
          <w:lang w:val="nl-NL"/>
        </w:rPr>
      </w:pPr>
    </w:p>
    <w:p w14:paraId="4BC2C84B" w14:textId="0FCAC391" w:rsidR="001D5A3D" w:rsidRDefault="001D5A3D" w:rsidP="00EF240E">
      <w:pPr>
        <w:rPr>
          <w:rFonts w:cs="Times New Roman"/>
          <w:u w:val="single"/>
          <w:lang w:val="nl-NL"/>
        </w:rPr>
      </w:pPr>
      <w:proofErr w:type="spellStart"/>
      <w:r>
        <w:rPr>
          <w:rFonts w:cs="Times New Roman"/>
          <w:u w:val="single"/>
          <w:lang w:val="nl-NL"/>
        </w:rPr>
        <w:t>Alphadiensten</w:t>
      </w:r>
      <w:proofErr w:type="spellEnd"/>
    </w:p>
    <w:p w14:paraId="2886B973" w14:textId="101EAEC7" w:rsidR="001D5A3D" w:rsidRPr="001D5A3D" w:rsidRDefault="001D5A3D" w:rsidP="001D5A3D">
      <w:pPr>
        <w:rPr>
          <w:rFonts w:cs="Times New Roman"/>
          <w:lang w:val="nl-NL"/>
        </w:rPr>
      </w:pPr>
      <w:r>
        <w:rPr>
          <w:rFonts w:cs="Times New Roman"/>
          <w:lang w:val="nl-NL"/>
        </w:rPr>
        <w:t xml:space="preserve">Acht keer per seizoen is er een </w:t>
      </w:r>
      <w:proofErr w:type="spellStart"/>
      <w:r>
        <w:rPr>
          <w:rFonts w:cs="Times New Roman"/>
          <w:lang w:val="nl-NL"/>
        </w:rPr>
        <w:t>Alphadienst</w:t>
      </w:r>
      <w:proofErr w:type="spellEnd"/>
      <w:r>
        <w:rPr>
          <w:rFonts w:cs="Times New Roman"/>
          <w:lang w:val="nl-NL"/>
        </w:rPr>
        <w:t xml:space="preserve">. Dit zijn laagdrempelige diensten om kennis te maken met het geloof en met de </w:t>
      </w:r>
      <w:commentRangeStart w:id="1"/>
      <w:r>
        <w:rPr>
          <w:rFonts w:cs="Times New Roman"/>
          <w:lang w:val="nl-NL"/>
        </w:rPr>
        <w:t xml:space="preserve">gemeente. </w:t>
      </w:r>
      <w:commentRangeEnd w:id="1"/>
      <w:r>
        <w:rPr>
          <w:rStyle w:val="Verwijzingopmerking"/>
        </w:rPr>
        <w:commentReference w:id="1"/>
      </w:r>
    </w:p>
    <w:p w14:paraId="76486C4E" w14:textId="7D58749C" w:rsidR="00876D6C" w:rsidRDefault="00876D6C" w:rsidP="00EF240E">
      <w:pPr>
        <w:rPr>
          <w:rFonts w:cs="Times New Roman"/>
          <w:lang w:val="nl-NL"/>
        </w:rPr>
      </w:pPr>
    </w:p>
    <w:p w14:paraId="457E7E48" w14:textId="1C4EA087" w:rsidR="00876D6C" w:rsidRDefault="00876D6C" w:rsidP="00EF240E">
      <w:pPr>
        <w:rPr>
          <w:rFonts w:cs="Times New Roman"/>
          <w:u w:val="single"/>
          <w:lang w:val="nl-NL"/>
        </w:rPr>
      </w:pPr>
      <w:r>
        <w:rPr>
          <w:rFonts w:cs="Times New Roman"/>
          <w:u w:val="single"/>
          <w:lang w:val="nl-NL"/>
        </w:rPr>
        <w:t>Neem gerust contact op</w:t>
      </w:r>
    </w:p>
    <w:p w14:paraId="0F710DEC" w14:textId="7F08A9C4" w:rsidR="00876D6C" w:rsidRPr="00876D6C" w:rsidRDefault="00876D6C" w:rsidP="00EF240E">
      <w:pPr>
        <w:rPr>
          <w:rFonts w:cs="Times New Roman"/>
          <w:lang w:val="nl-NL"/>
        </w:rPr>
      </w:pPr>
      <w:r>
        <w:rPr>
          <w:rFonts w:cs="Times New Roman"/>
          <w:lang w:val="nl-NL"/>
        </w:rPr>
        <w:t xml:space="preserve">Heb je een vraag over onze gemeente of over het christelijk geloof. Neem gerust contact op met onze predikant, Ton Jacobs. Dat kan via </w:t>
      </w:r>
      <w:hyperlink r:id="rId8" w:history="1">
        <w:r w:rsidRPr="00AB39AF">
          <w:rPr>
            <w:rStyle w:val="Hyperlink"/>
            <w:rFonts w:cs="Times New Roman"/>
            <w:lang w:val="nl-NL"/>
          </w:rPr>
          <w:t>dstjacobs@gmail.com</w:t>
        </w:r>
      </w:hyperlink>
      <w:r>
        <w:rPr>
          <w:rFonts w:cs="Times New Roman"/>
          <w:lang w:val="nl-NL"/>
        </w:rPr>
        <w:t xml:space="preserve"> of 071-8870207. </w:t>
      </w:r>
    </w:p>
    <w:p w14:paraId="060370C8" w14:textId="77777777" w:rsidR="00876D6C" w:rsidRPr="00876D6C" w:rsidRDefault="00876D6C" w:rsidP="00EF240E">
      <w:pPr>
        <w:rPr>
          <w:rFonts w:cs="Times New Roman"/>
          <w:lang w:val="nl-NL"/>
        </w:rPr>
      </w:pPr>
    </w:p>
    <w:p w14:paraId="228A8FE6" w14:textId="53D4CE32" w:rsidR="00EF240E" w:rsidRPr="00876D6C" w:rsidRDefault="00EF240E" w:rsidP="00EF240E">
      <w:pPr>
        <w:rPr>
          <w:rFonts w:ascii="Poppins" w:hAnsi="Poppins" w:cs="Poppins"/>
          <w:lang w:val="nl-NL"/>
        </w:rPr>
      </w:pPr>
      <w:r w:rsidRPr="00876D6C">
        <w:rPr>
          <w:rFonts w:ascii="Poppins" w:hAnsi="Poppins" w:cs="Poppins"/>
          <w:color w:val="4C94D8" w:themeColor="text2" w:themeTint="80"/>
          <w:lang w:val="nl-NL"/>
        </w:rPr>
        <w:t xml:space="preserve">(BUTTON: Meer informatie voor als je nieuw bent </w:t>
      </w:r>
      <w:r w:rsidRPr="00876D6C">
        <w:rPr>
          <w:rFonts w:ascii="Poppins" w:hAnsi="Poppins" w:cs="Poppins"/>
          <w:color w:val="4C94D8" w:themeColor="text2" w:themeTint="80"/>
          <w:lang w:val="nl-NL"/>
        </w:rPr>
        <w:sym w:font="Wingdings" w:char="F0E0"/>
      </w:r>
      <w:r w:rsidRPr="00876D6C">
        <w:rPr>
          <w:rFonts w:ascii="Poppins" w:hAnsi="Poppins" w:cs="Poppins"/>
          <w:color w:val="4C94D8" w:themeColor="text2" w:themeTint="80"/>
          <w:lang w:val="nl-NL"/>
        </w:rPr>
        <w:t xml:space="preserve"> Ik ben nieuw)</w:t>
      </w:r>
    </w:p>
    <w:p w14:paraId="01FACA78" w14:textId="77777777" w:rsidR="006B10D1" w:rsidRPr="00876D6C" w:rsidRDefault="006B10D1">
      <w:pPr>
        <w:rPr>
          <w:rFonts w:ascii="Poppins" w:hAnsi="Poppins" w:cs="Poppins"/>
          <w:lang w:val="nl-NL"/>
        </w:rPr>
      </w:pPr>
    </w:p>
    <w:p w14:paraId="4852C62B" w14:textId="37C55A3E" w:rsidR="006241E8" w:rsidRPr="00876D6C" w:rsidRDefault="006241E8">
      <w:pPr>
        <w:rPr>
          <w:rFonts w:ascii="Poppins" w:hAnsi="Poppins" w:cs="Poppins"/>
          <w:b/>
          <w:bCs/>
          <w:lang w:val="nl-NL"/>
        </w:rPr>
      </w:pPr>
      <w:r w:rsidRPr="00876D6C">
        <w:rPr>
          <w:rFonts w:ascii="Poppins" w:hAnsi="Poppins" w:cs="Poppins"/>
          <w:b/>
          <w:bCs/>
          <w:lang w:val="nl-NL"/>
        </w:rPr>
        <w:t>Het gebouw</w:t>
      </w:r>
    </w:p>
    <w:p w14:paraId="2AE1D4FB" w14:textId="70CF1F22" w:rsidR="004270CE" w:rsidRDefault="004270CE" w:rsidP="004270CE">
      <w:pPr>
        <w:pStyle w:val="Normaalweb"/>
        <w:rPr>
          <w:color w:val="000000"/>
        </w:rPr>
      </w:pPr>
      <w:r w:rsidRPr="00876D6C">
        <w:rPr>
          <w:color w:val="000000"/>
        </w:rPr>
        <w:t>De</w:t>
      </w:r>
      <w:r w:rsidR="001B3BB4">
        <w:rPr>
          <w:color w:val="000000"/>
        </w:rPr>
        <w:t xml:space="preserve"> 17</w:t>
      </w:r>
      <w:r w:rsidR="001B3BB4" w:rsidRPr="001B3BB4">
        <w:rPr>
          <w:color w:val="000000"/>
          <w:vertAlign w:val="superscript"/>
        </w:rPr>
        <w:t>e</w:t>
      </w:r>
      <w:r w:rsidR="001B3BB4">
        <w:rPr>
          <w:color w:val="000000"/>
        </w:rPr>
        <w:t xml:space="preserve"> </w:t>
      </w:r>
      <w:proofErr w:type="spellStart"/>
      <w:r w:rsidR="001B3BB4">
        <w:rPr>
          <w:color w:val="000000"/>
        </w:rPr>
        <w:t>eeuwse</w:t>
      </w:r>
      <w:proofErr w:type="spellEnd"/>
      <w:r w:rsidRPr="00876D6C">
        <w:rPr>
          <w:color w:val="000000"/>
        </w:rPr>
        <w:t xml:space="preserve"> Marekerk is een uniek kerkgebouw met haar ronde koepel. Het is een van de eerste kerken in Nederland die in een Protestantse traditie is gebouwd, waarbij de preekstoel in het midden van het gebouw staat. </w:t>
      </w:r>
    </w:p>
    <w:p w14:paraId="54EA46CC" w14:textId="3AAAEC3B" w:rsidR="001D5A3D" w:rsidRDefault="001D5A3D" w:rsidP="004270CE">
      <w:pPr>
        <w:pStyle w:val="Normaalweb"/>
        <w:rPr>
          <w:color w:val="000000"/>
        </w:rPr>
      </w:pPr>
    </w:p>
    <w:p w14:paraId="4A357165" w14:textId="3924AD2A" w:rsidR="001D5A3D" w:rsidRPr="00876D6C" w:rsidRDefault="001D5A3D" w:rsidP="004270CE">
      <w:pPr>
        <w:pStyle w:val="Normaalweb"/>
        <w:rPr>
          <w:color w:val="000000"/>
        </w:rPr>
      </w:pPr>
      <w:r w:rsidRPr="00876D6C">
        <w:rPr>
          <w:rFonts w:ascii="Poppins" w:hAnsi="Poppins" w:cs="Poppins"/>
          <w:color w:val="4C94D8" w:themeColor="text2" w:themeTint="80"/>
        </w:rPr>
        <w:t>(BUTTON:</w:t>
      </w:r>
      <w:r>
        <w:rPr>
          <w:rFonts w:ascii="Poppins" w:hAnsi="Poppins" w:cs="Poppins"/>
          <w:color w:val="4C94D8" w:themeColor="text2" w:themeTint="80"/>
        </w:rPr>
        <w:t xml:space="preserve"> Meer informatie over het gebouw -&gt;)</w:t>
      </w:r>
    </w:p>
    <w:p w14:paraId="1CDE96E0" w14:textId="22C64215" w:rsidR="004270CE" w:rsidRPr="00876D6C" w:rsidRDefault="004270CE" w:rsidP="004270CE">
      <w:pPr>
        <w:pStyle w:val="Normaalweb"/>
        <w:rPr>
          <w:color w:val="000000"/>
        </w:rPr>
      </w:pPr>
      <w:r w:rsidRPr="00876D6C">
        <w:rPr>
          <w:color w:val="000000"/>
        </w:rPr>
        <w:t>In 1639 leverde Arent van ’s-</w:t>
      </w:r>
      <w:proofErr w:type="spellStart"/>
      <w:r w:rsidRPr="00876D6C">
        <w:rPr>
          <w:color w:val="000000"/>
        </w:rPr>
        <w:t>Gravesande</w:t>
      </w:r>
      <w:proofErr w:type="spellEnd"/>
      <w:r w:rsidRPr="00876D6C">
        <w:rPr>
          <w:color w:val="000000"/>
        </w:rPr>
        <w:t xml:space="preserve"> als stadsarchitect van Leiden het eerste ontwerp voor de Marekerk. Zijn leermeester Jacob van Campen veranderde er nog het een en ander aan en in 1649 was de bouw van de Marekerk klaar.</w:t>
      </w:r>
    </w:p>
    <w:p w14:paraId="224ED19D" w14:textId="77777777" w:rsidR="004270CE" w:rsidRPr="00876D6C" w:rsidRDefault="004270CE" w:rsidP="004270CE">
      <w:pPr>
        <w:pStyle w:val="Normaalweb"/>
        <w:rPr>
          <w:color w:val="000000"/>
        </w:rPr>
      </w:pPr>
      <w:r w:rsidRPr="00876D6C">
        <w:rPr>
          <w:color w:val="000000"/>
        </w:rPr>
        <w:t>De </w:t>
      </w:r>
      <w:r w:rsidRPr="00876D6C">
        <w:rPr>
          <w:rStyle w:val="Zwaar"/>
          <w:rFonts w:eastAsiaTheme="majorEastAsia"/>
          <w:color w:val="000000"/>
        </w:rPr>
        <w:t>preekstoel </w:t>
      </w:r>
      <w:r w:rsidRPr="00876D6C">
        <w:rPr>
          <w:color w:val="000000"/>
        </w:rPr>
        <w:t>stamt uit 1649 en is gebaseerd op de preekstoel van de Nieuwe Kerk te Haarlem.</w:t>
      </w:r>
    </w:p>
    <w:p w14:paraId="3C1B43AE" w14:textId="3FFE8878" w:rsidR="006241E8" w:rsidRPr="00876D6C" w:rsidRDefault="004270CE" w:rsidP="004270CE">
      <w:pPr>
        <w:pStyle w:val="Normaalweb"/>
        <w:rPr>
          <w:color w:val="000000"/>
        </w:rPr>
      </w:pPr>
      <w:r w:rsidRPr="00876D6C">
        <w:rPr>
          <w:color w:val="000000"/>
        </w:rPr>
        <w:t>Het </w:t>
      </w:r>
      <w:r w:rsidRPr="00876D6C">
        <w:rPr>
          <w:rStyle w:val="Zwaar"/>
          <w:rFonts w:eastAsiaTheme="majorEastAsia"/>
          <w:color w:val="000000"/>
        </w:rPr>
        <w:t>orgel</w:t>
      </w:r>
      <w:r w:rsidRPr="00876D6C">
        <w:rPr>
          <w:color w:val="000000"/>
        </w:rPr>
        <w:t>: Het bovendeel van het Garrelsorgel in de Marekerk is afkomstig uit het koor van de Leidse Pieterskerk. Het orgel verhuisde in 1733 naar de Marekerk en werd in 1735 vergroot door orgelbouwer Rudolph Garrels.</w:t>
      </w:r>
    </w:p>
    <w:p w14:paraId="74EE061C" w14:textId="3A481DC9" w:rsidR="006241E8" w:rsidRPr="00876D6C" w:rsidRDefault="006241E8" w:rsidP="006241E8">
      <w:pPr>
        <w:rPr>
          <w:rFonts w:ascii="Poppins" w:hAnsi="Poppins" w:cs="Poppins"/>
          <w:lang w:val="nl-NL"/>
        </w:rPr>
      </w:pPr>
    </w:p>
    <w:p w14:paraId="6D6D9A65" w14:textId="3198FE68" w:rsidR="006B10D1" w:rsidRPr="00876D6C" w:rsidRDefault="00E1426C">
      <w:pPr>
        <w:rPr>
          <w:rFonts w:ascii="Poppins" w:hAnsi="Poppins" w:cs="Poppins"/>
          <w:b/>
          <w:bCs/>
          <w:sz w:val="36"/>
          <w:szCs w:val="36"/>
          <w:lang w:val="nl-NL"/>
        </w:rPr>
      </w:pPr>
      <w:r w:rsidRPr="00876D6C">
        <w:rPr>
          <w:rFonts w:ascii="Poppins" w:hAnsi="Poppins" w:cs="Poppins"/>
          <w:b/>
          <w:bCs/>
          <w:sz w:val="36"/>
          <w:szCs w:val="36"/>
          <w:lang w:val="nl-NL"/>
        </w:rPr>
        <w:t>Onze gemeente</w:t>
      </w:r>
    </w:p>
    <w:p w14:paraId="7B683B06" w14:textId="5FB11D27" w:rsidR="006B10D1" w:rsidRPr="00876D6C" w:rsidRDefault="00E1426C" w:rsidP="006B10D1">
      <w:pPr>
        <w:pStyle w:val="Lijstalinea"/>
        <w:numPr>
          <w:ilvl w:val="0"/>
          <w:numId w:val="2"/>
        </w:numPr>
        <w:rPr>
          <w:rFonts w:ascii="Poppins" w:hAnsi="Poppins" w:cs="Poppins"/>
          <w:lang w:val="nl-NL"/>
        </w:rPr>
      </w:pPr>
      <w:r w:rsidRPr="00876D6C">
        <w:rPr>
          <w:rFonts w:ascii="Poppins" w:hAnsi="Poppins" w:cs="Poppins"/>
          <w:lang w:val="nl-NL"/>
        </w:rPr>
        <w:t>Onze gemeente</w:t>
      </w:r>
    </w:p>
    <w:p w14:paraId="43C45376" w14:textId="11D0189C" w:rsidR="00E1426C" w:rsidRPr="00876D6C" w:rsidRDefault="00E1426C" w:rsidP="00E1426C">
      <w:pPr>
        <w:pStyle w:val="Lijstalinea"/>
        <w:numPr>
          <w:ilvl w:val="1"/>
          <w:numId w:val="2"/>
        </w:numPr>
        <w:rPr>
          <w:rFonts w:ascii="Poppins" w:hAnsi="Poppins" w:cs="Poppins"/>
          <w:lang w:val="nl-NL"/>
        </w:rPr>
      </w:pPr>
      <w:r w:rsidRPr="00876D6C">
        <w:rPr>
          <w:rFonts w:ascii="Poppins" w:hAnsi="Poppins" w:cs="Poppins"/>
          <w:lang w:val="nl-NL"/>
        </w:rPr>
        <w:t>Missie/visie</w:t>
      </w:r>
    </w:p>
    <w:p w14:paraId="644AD05E" w14:textId="77777777" w:rsidR="000F613E" w:rsidRPr="00876D6C" w:rsidRDefault="004270CE" w:rsidP="004270CE">
      <w:pPr>
        <w:rPr>
          <w:lang w:val="nl-NL"/>
        </w:rPr>
      </w:pPr>
      <w:r w:rsidRPr="00876D6C">
        <w:rPr>
          <w:lang w:val="nl-NL"/>
        </w:rPr>
        <w:t xml:space="preserve">De Marekerk is een levendige gemeenschap van Christus. Wij geloven in God de Vader, in Zijn Zoon Jezus Christus en in de Heilige Geest. Wij geloven dat de Bijbel Gods woord is en dat Hij daardoor tot ons spreekt en ons leidt. Daarom ligt de Bijbel altijd opengeslagen in ons midden. </w:t>
      </w:r>
    </w:p>
    <w:p w14:paraId="1E1BFA93" w14:textId="77777777" w:rsidR="000F613E" w:rsidRPr="00876D6C" w:rsidRDefault="000F613E" w:rsidP="004270CE">
      <w:pPr>
        <w:rPr>
          <w:lang w:val="nl-NL"/>
        </w:rPr>
      </w:pPr>
    </w:p>
    <w:p w14:paraId="5CB4848F" w14:textId="77777777" w:rsidR="000F613E" w:rsidRPr="00876D6C" w:rsidRDefault="004270CE" w:rsidP="004270CE">
      <w:pPr>
        <w:rPr>
          <w:lang w:val="nl-NL"/>
        </w:rPr>
      </w:pPr>
      <w:r w:rsidRPr="00876D6C">
        <w:rPr>
          <w:lang w:val="nl-NL"/>
        </w:rPr>
        <w:t xml:space="preserve">De kerkdiensten kenmerken zich door gebed, zang en Bijbeluitleg. Vanuit onze gereformeerde traditie worden wij toegerust voor ons leven als christen in deze tijd. We leren om te leven vanuit verzoening, delen in vreugde en verdriet, en oefenen ons in het volgen van Jezus. De Marekerk is een actieve, gastvrije en open gemeenschap waar iedereen welkom is. Iedere zondagochtend </w:t>
      </w:r>
      <w:r w:rsidRPr="00876D6C">
        <w:rPr>
          <w:lang w:val="nl-NL"/>
        </w:rPr>
        <w:lastRenderedPageBreak/>
        <w:t>worden bezoekers verwelkomd door ons welkomstteam, en op zaterdagmiddag staan de deuren van de kerk open voor bezoekers</w:t>
      </w:r>
      <w:r w:rsidR="000F613E" w:rsidRPr="00876D6C">
        <w:rPr>
          <w:lang w:val="nl-NL"/>
        </w:rPr>
        <w:t>.</w:t>
      </w:r>
    </w:p>
    <w:p w14:paraId="181948E7" w14:textId="77777777" w:rsidR="000F613E" w:rsidRPr="00876D6C" w:rsidRDefault="000F613E" w:rsidP="004270CE">
      <w:pPr>
        <w:rPr>
          <w:lang w:val="nl-NL"/>
        </w:rPr>
      </w:pPr>
    </w:p>
    <w:p w14:paraId="6AAEE27E" w14:textId="77777777" w:rsidR="000F613E" w:rsidRPr="00876D6C" w:rsidRDefault="004270CE" w:rsidP="004270CE">
      <w:pPr>
        <w:rPr>
          <w:lang w:val="nl-NL"/>
        </w:rPr>
      </w:pPr>
      <w:r w:rsidRPr="00876D6C">
        <w:rPr>
          <w:lang w:val="nl-NL"/>
        </w:rPr>
        <w:t xml:space="preserve">Wij streven ernaar dat iedereen zich thuis voelt, of je nu voor het eerst komt of al jarenlang lid bent. Van jong tot oud voelen we ons door de Geest verbonden in een diverse en gastvrije gemeenschap die leeft vanuit het verlangen om de liefde van Christus in woord en daad te verspreiden. De identiteit en missie van de Marekerk zijn gebaseerd op vier centrale pijlers. </w:t>
      </w:r>
    </w:p>
    <w:p w14:paraId="2C347B93" w14:textId="77777777" w:rsidR="000F613E" w:rsidRPr="00876D6C" w:rsidRDefault="004270CE" w:rsidP="004270CE">
      <w:pPr>
        <w:rPr>
          <w:lang w:val="nl-NL"/>
        </w:rPr>
      </w:pPr>
      <w:r w:rsidRPr="00876D6C">
        <w:rPr>
          <w:lang w:val="nl-NL"/>
        </w:rPr>
        <w:t xml:space="preserve">1. Toerusting voor het leven als christen </w:t>
      </w:r>
    </w:p>
    <w:p w14:paraId="5CEF0EE9" w14:textId="77777777" w:rsidR="000F613E" w:rsidRPr="00876D6C" w:rsidRDefault="004270CE" w:rsidP="004270CE">
      <w:pPr>
        <w:rPr>
          <w:lang w:val="nl-NL"/>
        </w:rPr>
      </w:pPr>
      <w:r w:rsidRPr="00876D6C">
        <w:rPr>
          <w:lang w:val="nl-NL"/>
        </w:rPr>
        <w:t xml:space="preserve">2. Volgen van Jezus in het dagelijks leven </w:t>
      </w:r>
    </w:p>
    <w:p w14:paraId="7B03C86C" w14:textId="77777777" w:rsidR="000F613E" w:rsidRPr="00876D6C" w:rsidRDefault="004270CE" w:rsidP="004270CE">
      <w:pPr>
        <w:rPr>
          <w:lang w:val="nl-NL"/>
        </w:rPr>
      </w:pPr>
      <w:r w:rsidRPr="00876D6C">
        <w:rPr>
          <w:lang w:val="nl-NL"/>
        </w:rPr>
        <w:t xml:space="preserve">3. Missionair verlangen en zingeving </w:t>
      </w:r>
    </w:p>
    <w:p w14:paraId="774CC3C1" w14:textId="7BAB690E" w:rsidR="004270CE" w:rsidRDefault="004270CE" w:rsidP="004270CE">
      <w:pPr>
        <w:rPr>
          <w:lang w:val="nl-NL"/>
        </w:rPr>
      </w:pPr>
      <w:r w:rsidRPr="00876D6C">
        <w:rPr>
          <w:lang w:val="nl-NL"/>
        </w:rPr>
        <w:t>4. Van jong tot oud verbonden</w:t>
      </w:r>
    </w:p>
    <w:p w14:paraId="79EA3166" w14:textId="77777777" w:rsidR="001D5A3D" w:rsidRPr="00876D6C" w:rsidRDefault="001D5A3D" w:rsidP="004270CE">
      <w:pPr>
        <w:rPr>
          <w:rFonts w:ascii="Poppins" w:hAnsi="Poppins" w:cs="Poppins"/>
          <w:lang w:val="nl-NL"/>
        </w:rPr>
      </w:pPr>
    </w:p>
    <w:p w14:paraId="1B385F78" w14:textId="130C56EE" w:rsidR="00E1426C" w:rsidRPr="00876D6C" w:rsidRDefault="00E1426C" w:rsidP="00E1426C">
      <w:pPr>
        <w:pStyle w:val="Lijstalinea"/>
        <w:numPr>
          <w:ilvl w:val="1"/>
          <w:numId w:val="2"/>
        </w:numPr>
        <w:rPr>
          <w:rFonts w:ascii="Poppins" w:hAnsi="Poppins" w:cs="Poppins"/>
          <w:lang w:val="nl-NL"/>
        </w:rPr>
      </w:pPr>
      <w:r w:rsidRPr="00876D6C">
        <w:rPr>
          <w:rFonts w:ascii="Poppins" w:hAnsi="Poppins" w:cs="Poppins"/>
          <w:lang w:val="nl-NL"/>
        </w:rPr>
        <w:t>P</w:t>
      </w:r>
      <w:r w:rsidR="001D5A3D">
        <w:rPr>
          <w:rFonts w:ascii="Poppins" w:hAnsi="Poppins" w:cs="Poppins"/>
          <w:lang w:val="nl-NL"/>
        </w:rPr>
        <w:t>rotestantse gemeente Leiden</w:t>
      </w:r>
    </w:p>
    <w:p w14:paraId="01E3E1D2" w14:textId="5B6FA9B9" w:rsidR="004270CE" w:rsidRDefault="004270CE" w:rsidP="004270CE">
      <w:pPr>
        <w:rPr>
          <w:rFonts w:cs="Times New Roman"/>
          <w:color w:val="000000"/>
          <w:lang w:val="nl-NL"/>
        </w:rPr>
      </w:pPr>
      <w:r w:rsidRPr="00876D6C">
        <w:rPr>
          <w:rFonts w:cs="Times New Roman"/>
          <w:color w:val="000000"/>
          <w:lang w:val="nl-NL"/>
        </w:rPr>
        <w:t xml:space="preserve">Wij zijn aangesloten bij de Protestantse Kerk in Nederland (PKN) en daardoor onderdeel van de Protestantste Gemeente Leiden (PGL). Geografisch gezien behoort een groot deel van de Leidse binnenstad en Leiden-Noord tot de Marekerk. Er komen echter mensen uit de hele Leidse regio, die zich </w:t>
      </w:r>
      <w:proofErr w:type="spellStart"/>
      <w:r w:rsidRPr="00876D6C">
        <w:rPr>
          <w:rFonts w:cs="Times New Roman"/>
          <w:color w:val="000000"/>
          <w:lang w:val="nl-NL"/>
        </w:rPr>
        <w:t>thuisvoelen</w:t>
      </w:r>
      <w:proofErr w:type="spellEnd"/>
      <w:r w:rsidRPr="00876D6C">
        <w:rPr>
          <w:rFonts w:cs="Times New Roman"/>
          <w:color w:val="000000"/>
          <w:lang w:val="nl-NL"/>
        </w:rPr>
        <w:t xml:space="preserve"> in de Marekerk.</w:t>
      </w:r>
    </w:p>
    <w:p w14:paraId="65CF0010" w14:textId="3013A59C" w:rsidR="001D5A3D" w:rsidRDefault="001D5A3D" w:rsidP="004270CE">
      <w:pPr>
        <w:rPr>
          <w:rFonts w:cs="Times New Roman"/>
          <w:color w:val="000000"/>
          <w:lang w:val="nl-NL"/>
        </w:rPr>
      </w:pPr>
      <w:r>
        <w:rPr>
          <w:rFonts w:cs="Times New Roman"/>
          <w:color w:val="000000"/>
          <w:lang w:val="nl-NL"/>
        </w:rPr>
        <w:t>De andere geloofsgemeenschappen in de PGL zijn:</w:t>
      </w:r>
    </w:p>
    <w:p w14:paraId="7CC518A0" w14:textId="1A412C7B" w:rsidR="001D5A3D" w:rsidRDefault="001D5A3D" w:rsidP="001D5A3D">
      <w:pPr>
        <w:pStyle w:val="Lijstalinea"/>
        <w:numPr>
          <w:ilvl w:val="0"/>
          <w:numId w:val="15"/>
        </w:numPr>
        <w:rPr>
          <w:rFonts w:cs="Times New Roman"/>
          <w:color w:val="000000"/>
          <w:lang w:val="nl-NL"/>
        </w:rPr>
      </w:pPr>
      <w:r>
        <w:rPr>
          <w:rFonts w:cs="Times New Roman"/>
          <w:color w:val="000000"/>
          <w:lang w:val="nl-NL"/>
        </w:rPr>
        <w:t>Hooglandse Kerk gemeente</w:t>
      </w:r>
    </w:p>
    <w:p w14:paraId="5154208E" w14:textId="2C783660" w:rsidR="001D5A3D" w:rsidRDefault="001D5A3D" w:rsidP="001D5A3D">
      <w:pPr>
        <w:pStyle w:val="Lijstalinea"/>
        <w:numPr>
          <w:ilvl w:val="0"/>
          <w:numId w:val="15"/>
        </w:numPr>
        <w:rPr>
          <w:rFonts w:cs="Times New Roman"/>
          <w:color w:val="000000"/>
          <w:lang w:val="nl-NL"/>
        </w:rPr>
      </w:pPr>
      <w:r>
        <w:rPr>
          <w:rFonts w:cs="Times New Roman"/>
          <w:color w:val="000000"/>
          <w:lang w:val="nl-NL"/>
        </w:rPr>
        <w:t>De Verbinding</w:t>
      </w:r>
    </w:p>
    <w:p w14:paraId="1ACAD698" w14:textId="76F7F864" w:rsidR="001D5A3D" w:rsidRDefault="001D5A3D" w:rsidP="001D5A3D">
      <w:pPr>
        <w:pStyle w:val="Lijstalinea"/>
        <w:numPr>
          <w:ilvl w:val="0"/>
          <w:numId w:val="15"/>
        </w:numPr>
        <w:rPr>
          <w:rFonts w:cs="Times New Roman"/>
          <w:color w:val="000000"/>
          <w:lang w:val="nl-NL"/>
        </w:rPr>
      </w:pPr>
      <w:r>
        <w:rPr>
          <w:rFonts w:cs="Times New Roman"/>
          <w:color w:val="000000"/>
          <w:lang w:val="nl-NL"/>
        </w:rPr>
        <w:t>Leiden Zuidwest</w:t>
      </w:r>
    </w:p>
    <w:p w14:paraId="22010912" w14:textId="5D1BA69B" w:rsidR="001D5A3D" w:rsidRPr="001D5A3D" w:rsidRDefault="001D5A3D" w:rsidP="001D5A3D">
      <w:pPr>
        <w:pStyle w:val="Lijstalinea"/>
        <w:numPr>
          <w:ilvl w:val="0"/>
          <w:numId w:val="15"/>
        </w:numPr>
        <w:rPr>
          <w:rFonts w:cs="Times New Roman"/>
          <w:color w:val="000000"/>
          <w:lang w:val="nl-NL"/>
        </w:rPr>
      </w:pPr>
      <w:r>
        <w:rPr>
          <w:rFonts w:cs="Times New Roman"/>
          <w:color w:val="000000"/>
          <w:lang w:val="nl-NL"/>
        </w:rPr>
        <w:t>Merenwijk</w:t>
      </w:r>
    </w:p>
    <w:p w14:paraId="0257500E" w14:textId="6AA6D12C" w:rsidR="002903EE" w:rsidRDefault="002903EE" w:rsidP="004270CE">
      <w:pPr>
        <w:rPr>
          <w:rFonts w:cs="Times New Roman"/>
          <w:color w:val="000000"/>
          <w:lang w:val="nl-NL"/>
        </w:rPr>
      </w:pPr>
    </w:p>
    <w:p w14:paraId="1CB365A6" w14:textId="1B7BAD23" w:rsidR="002903EE" w:rsidRDefault="002903EE" w:rsidP="002903EE">
      <w:pPr>
        <w:pStyle w:val="Lijstalinea"/>
        <w:numPr>
          <w:ilvl w:val="0"/>
          <w:numId w:val="14"/>
        </w:numPr>
        <w:rPr>
          <w:rFonts w:cs="Times New Roman"/>
          <w:color w:val="000000"/>
          <w:lang w:val="nl-NL"/>
        </w:rPr>
      </w:pPr>
      <w:r>
        <w:rPr>
          <w:rFonts w:cs="Times New Roman"/>
          <w:color w:val="000000"/>
          <w:lang w:val="nl-NL"/>
        </w:rPr>
        <w:t>Diaconaal centrum de Bakkerij</w:t>
      </w:r>
    </w:p>
    <w:p w14:paraId="31A54F40" w14:textId="526535B8" w:rsidR="001D5A3D" w:rsidRDefault="001D5A3D" w:rsidP="002903EE">
      <w:pPr>
        <w:spacing w:before="100" w:beforeAutospacing="1" w:after="100" w:afterAutospacing="1" w:line="240" w:lineRule="auto"/>
        <w:ind w:left="360"/>
        <w:rPr>
          <w:rFonts w:eastAsia="Times New Roman" w:cs="Times New Roman"/>
          <w:color w:val="000000"/>
          <w:kern w:val="0"/>
          <w:lang w:val="nl-NL" w:eastAsia="nl-NL"/>
          <w14:ligatures w14:val="none"/>
        </w:rPr>
      </w:pPr>
      <w:r>
        <w:rPr>
          <w:rFonts w:eastAsia="Times New Roman" w:cs="Times New Roman"/>
          <w:color w:val="000000"/>
          <w:kern w:val="0"/>
          <w:lang w:val="nl-NL" w:eastAsia="nl-NL"/>
          <w14:ligatures w14:val="none"/>
        </w:rPr>
        <w:t>De diaconale activiteiten geven we als protestantse gemeente Leiden samen vorm in de Bakkerij. Daarnaast zijn er in de gemeente diverse diaconale activiteiten. Denk bijvoorbeeld aan de inzameling van de voedselbank of meedoen met diverse activiteiten zoals groentedelers.</w:t>
      </w:r>
    </w:p>
    <w:p w14:paraId="54F9DD24" w14:textId="08D36A65" w:rsidR="002903EE" w:rsidRPr="002903EE" w:rsidRDefault="002903EE" w:rsidP="002903EE">
      <w:pPr>
        <w:spacing w:before="100" w:beforeAutospacing="1" w:after="100" w:afterAutospacing="1" w:line="240" w:lineRule="auto"/>
        <w:ind w:left="360"/>
        <w:rPr>
          <w:rFonts w:eastAsia="Times New Roman" w:cs="Times New Roman"/>
          <w:color w:val="000000"/>
          <w:kern w:val="0"/>
          <w:lang w:val="nl-NL" w:eastAsia="nl-NL"/>
          <w14:ligatures w14:val="none"/>
        </w:rPr>
      </w:pPr>
      <w:r w:rsidRPr="002903EE">
        <w:rPr>
          <w:rFonts w:eastAsia="Times New Roman" w:cs="Times New Roman"/>
          <w:color w:val="000000"/>
          <w:kern w:val="0"/>
          <w:lang w:val="nl-NL" w:eastAsia="nl-NL"/>
          <w14:ligatures w14:val="none"/>
        </w:rPr>
        <w:t>Diaconaal Centrum De Bakkerij, midden in Leiden aan de Oude Rijn, is al eeuwenlang een plek waar hulp gegeven wordt aan (arme) Leidenaren, vanuit de kerken. Sinds de 17de eeuw was hier de Armenbakkerij waar brood gebakken werd voor de armen.</w:t>
      </w:r>
    </w:p>
    <w:p w14:paraId="10A59987" w14:textId="77777777" w:rsidR="002903EE" w:rsidRPr="002903EE" w:rsidRDefault="002903EE" w:rsidP="002903EE">
      <w:pPr>
        <w:spacing w:before="100" w:beforeAutospacing="1" w:after="100" w:afterAutospacing="1" w:line="240" w:lineRule="auto"/>
        <w:ind w:left="360"/>
        <w:rPr>
          <w:rFonts w:eastAsia="Times New Roman" w:cs="Times New Roman"/>
          <w:color w:val="000000"/>
          <w:kern w:val="0"/>
          <w:lang w:val="nl-NL" w:eastAsia="nl-NL"/>
          <w14:ligatures w14:val="none"/>
        </w:rPr>
      </w:pPr>
      <w:r w:rsidRPr="002903EE">
        <w:rPr>
          <w:rFonts w:eastAsia="Times New Roman" w:cs="Times New Roman"/>
          <w:color w:val="000000"/>
          <w:kern w:val="0"/>
          <w:lang w:val="nl-NL" w:eastAsia="nl-NL"/>
          <w14:ligatures w14:val="none"/>
        </w:rPr>
        <w:lastRenderedPageBreak/>
        <w:t>Tegenwoordig is Diaconaal Centrum De Bakkerij een modern kerkelijk centrum voor hulp- en dienstverlening. De Diaconie Protestantse gemeente Leiden en de RK Diaconie Leiden geven vanuit de kerken hulp aan ieder die dat nodig heeft, dichtbij en ver weg, voor korte of langere duur. </w:t>
      </w:r>
    </w:p>
    <w:p w14:paraId="5AC6FABE" w14:textId="45D171B4" w:rsidR="002903EE" w:rsidRPr="002903EE" w:rsidRDefault="002903EE" w:rsidP="002903EE">
      <w:pPr>
        <w:ind w:left="360"/>
        <w:rPr>
          <w:rFonts w:cs="Times New Roman"/>
          <w:color w:val="000000"/>
          <w:lang w:val="nl-NL"/>
        </w:rPr>
      </w:pPr>
      <w:r w:rsidRPr="002903EE">
        <w:rPr>
          <w:rFonts w:cs="Times New Roman"/>
          <w:color w:val="000000"/>
        </w:rPr>
        <w:t xml:space="preserve">Ga </w:t>
      </w:r>
      <w:proofErr w:type="spellStart"/>
      <w:r w:rsidRPr="002903EE">
        <w:rPr>
          <w:rFonts w:cs="Times New Roman"/>
          <w:color w:val="000000"/>
        </w:rPr>
        <w:t>voor</w:t>
      </w:r>
      <w:proofErr w:type="spellEnd"/>
      <w:r w:rsidRPr="002903EE">
        <w:rPr>
          <w:rFonts w:cs="Times New Roman"/>
          <w:color w:val="000000"/>
        </w:rPr>
        <w:t xml:space="preserve"> </w:t>
      </w:r>
      <w:proofErr w:type="spellStart"/>
      <w:r w:rsidRPr="002903EE">
        <w:rPr>
          <w:rFonts w:cs="Times New Roman"/>
          <w:color w:val="000000"/>
        </w:rPr>
        <w:t>meer</w:t>
      </w:r>
      <w:proofErr w:type="spellEnd"/>
      <w:r w:rsidRPr="002903EE">
        <w:rPr>
          <w:rFonts w:cs="Times New Roman"/>
          <w:color w:val="000000"/>
        </w:rPr>
        <w:t xml:space="preserve"> </w:t>
      </w:r>
      <w:proofErr w:type="spellStart"/>
      <w:r w:rsidRPr="002903EE">
        <w:rPr>
          <w:rFonts w:cs="Times New Roman"/>
          <w:color w:val="000000"/>
        </w:rPr>
        <w:t>en</w:t>
      </w:r>
      <w:proofErr w:type="spellEnd"/>
      <w:r w:rsidRPr="002903EE">
        <w:rPr>
          <w:rFonts w:cs="Times New Roman"/>
          <w:color w:val="000000"/>
        </w:rPr>
        <w:t xml:space="preserve"> </w:t>
      </w:r>
      <w:proofErr w:type="spellStart"/>
      <w:r w:rsidRPr="002903EE">
        <w:rPr>
          <w:rFonts w:cs="Times New Roman"/>
          <w:color w:val="000000"/>
        </w:rPr>
        <w:t>actuele</w:t>
      </w:r>
      <w:proofErr w:type="spellEnd"/>
      <w:r w:rsidRPr="002903EE">
        <w:rPr>
          <w:rFonts w:cs="Times New Roman"/>
          <w:color w:val="000000"/>
        </w:rPr>
        <w:t xml:space="preserve"> </w:t>
      </w:r>
      <w:proofErr w:type="spellStart"/>
      <w:r w:rsidRPr="002903EE">
        <w:rPr>
          <w:rFonts w:cs="Times New Roman"/>
          <w:color w:val="000000"/>
        </w:rPr>
        <w:t>informatie</w:t>
      </w:r>
      <w:proofErr w:type="spellEnd"/>
      <w:r w:rsidRPr="002903EE">
        <w:rPr>
          <w:rFonts w:cs="Times New Roman"/>
          <w:color w:val="000000"/>
        </w:rPr>
        <w:t xml:space="preserve"> </w:t>
      </w:r>
      <w:proofErr w:type="spellStart"/>
      <w:r w:rsidRPr="002903EE">
        <w:rPr>
          <w:rFonts w:cs="Times New Roman"/>
          <w:color w:val="000000"/>
        </w:rPr>
        <w:t>naar</w:t>
      </w:r>
      <w:proofErr w:type="spellEnd"/>
      <w:r w:rsidRPr="002903EE">
        <w:rPr>
          <w:rFonts w:cs="Times New Roman"/>
          <w:color w:val="000000"/>
        </w:rPr>
        <w:t xml:space="preserve"> de site van</w:t>
      </w:r>
      <w:r w:rsidRPr="002903EE">
        <w:rPr>
          <w:rStyle w:val="Zwaar"/>
          <w:rFonts w:cs="Times New Roman"/>
          <w:color w:val="000000"/>
        </w:rPr>
        <w:t> </w:t>
      </w:r>
      <w:proofErr w:type="spellStart"/>
      <w:r w:rsidRPr="002903EE">
        <w:rPr>
          <w:rStyle w:val="Zwaar"/>
          <w:rFonts w:cs="Times New Roman"/>
          <w:color w:val="000000"/>
        </w:rPr>
        <w:fldChar w:fldCharType="begin"/>
      </w:r>
      <w:r w:rsidRPr="002903EE">
        <w:rPr>
          <w:rStyle w:val="Zwaar"/>
          <w:rFonts w:cs="Times New Roman"/>
          <w:color w:val="000000"/>
        </w:rPr>
        <w:instrText xml:space="preserve"> HYPERLINK "https://debakkerijleiden.nl/" \t "_blank" </w:instrText>
      </w:r>
      <w:r w:rsidRPr="002903EE">
        <w:rPr>
          <w:rStyle w:val="Zwaar"/>
          <w:rFonts w:cs="Times New Roman"/>
          <w:color w:val="000000"/>
        </w:rPr>
        <w:fldChar w:fldCharType="separate"/>
      </w:r>
      <w:r w:rsidRPr="002903EE">
        <w:rPr>
          <w:rStyle w:val="Hyperlink"/>
          <w:rFonts w:cs="Times New Roman"/>
          <w:b/>
          <w:bCs/>
          <w:color w:val="001329"/>
        </w:rPr>
        <w:t>Diaconaal</w:t>
      </w:r>
      <w:proofErr w:type="spellEnd"/>
      <w:r w:rsidRPr="002903EE">
        <w:rPr>
          <w:rStyle w:val="Hyperlink"/>
          <w:rFonts w:cs="Times New Roman"/>
          <w:b/>
          <w:bCs/>
          <w:color w:val="001329"/>
        </w:rPr>
        <w:t xml:space="preserve"> Centrum De </w:t>
      </w:r>
      <w:proofErr w:type="spellStart"/>
      <w:r w:rsidRPr="002903EE">
        <w:rPr>
          <w:rStyle w:val="Hyperlink"/>
          <w:rFonts w:cs="Times New Roman"/>
          <w:b/>
          <w:bCs/>
          <w:color w:val="001329"/>
        </w:rPr>
        <w:t>Bakkerij</w:t>
      </w:r>
      <w:proofErr w:type="spellEnd"/>
      <w:r w:rsidRPr="002903EE">
        <w:rPr>
          <w:rStyle w:val="Zwaar"/>
          <w:rFonts w:cs="Times New Roman"/>
          <w:color w:val="000000"/>
        </w:rPr>
        <w:fldChar w:fldCharType="end"/>
      </w:r>
    </w:p>
    <w:p w14:paraId="1AF9F2C9" w14:textId="77777777" w:rsidR="004270CE" w:rsidRPr="00876D6C" w:rsidRDefault="004270CE" w:rsidP="004270CE">
      <w:pPr>
        <w:rPr>
          <w:rFonts w:cs="Times New Roman"/>
          <w:lang w:val="nl-NL"/>
        </w:rPr>
      </w:pPr>
    </w:p>
    <w:p w14:paraId="14F27721" w14:textId="77777777" w:rsidR="00D5100A" w:rsidRDefault="00D5100A" w:rsidP="00D5100A">
      <w:pPr>
        <w:pStyle w:val="Lijstalinea"/>
        <w:rPr>
          <w:rFonts w:ascii="Poppins" w:hAnsi="Poppins" w:cs="Poppins"/>
          <w:lang w:val="nl-NL"/>
        </w:rPr>
      </w:pPr>
      <w:bookmarkStart w:id="2" w:name="_GoBack"/>
      <w:bookmarkEnd w:id="2"/>
    </w:p>
    <w:p w14:paraId="0C945448" w14:textId="44EC60C9" w:rsidR="00766CC2" w:rsidRPr="00D5100A" w:rsidRDefault="006241E8" w:rsidP="00D5100A">
      <w:pPr>
        <w:pStyle w:val="Lijstalinea"/>
        <w:numPr>
          <w:ilvl w:val="0"/>
          <w:numId w:val="2"/>
        </w:numPr>
        <w:rPr>
          <w:rFonts w:ascii="Poppins" w:hAnsi="Poppins" w:cs="Poppins"/>
          <w:lang w:val="nl-NL"/>
        </w:rPr>
      </w:pPr>
      <w:r w:rsidRPr="00876D6C">
        <w:rPr>
          <w:rFonts w:ascii="Poppins" w:hAnsi="Poppins" w:cs="Poppins"/>
          <w:lang w:val="nl-NL"/>
        </w:rPr>
        <w:t>Activiteiten</w:t>
      </w:r>
    </w:p>
    <w:p w14:paraId="3E7BB424" w14:textId="1EDFCC00" w:rsidR="007C2E08" w:rsidRDefault="007C2E08" w:rsidP="007C2E08">
      <w:pPr>
        <w:pStyle w:val="Lijstalinea"/>
        <w:numPr>
          <w:ilvl w:val="1"/>
          <w:numId w:val="2"/>
        </w:numPr>
        <w:rPr>
          <w:rFonts w:ascii="Poppins" w:hAnsi="Poppins" w:cs="Poppins"/>
          <w:lang w:val="nl-NL"/>
        </w:rPr>
      </w:pPr>
      <w:r w:rsidRPr="00876D6C">
        <w:rPr>
          <w:rFonts w:ascii="Poppins" w:hAnsi="Poppins" w:cs="Poppins"/>
          <w:lang w:val="nl-NL"/>
        </w:rPr>
        <w:t>Clubs</w:t>
      </w:r>
    </w:p>
    <w:p w14:paraId="0AA1E4E9" w14:textId="57893E3F" w:rsidR="00AE5567" w:rsidRDefault="00AE5567" w:rsidP="00AE5567">
      <w:pPr>
        <w:pStyle w:val="Geenafstand"/>
        <w:rPr>
          <w:lang w:val="nl-NL"/>
        </w:rPr>
      </w:pPr>
      <w:r>
        <w:rPr>
          <w:lang w:val="nl-NL"/>
        </w:rPr>
        <w:t xml:space="preserve">Voor de oudere kinderen en de tieners zijn er diverse clubs. De basiscatechese en TOV zijn op vrijdagavond (10-16 jaar) en de jongerencatechese en Alex (16+) zijn op zondag. Wil je meer weten over het jeugdwerk, neem dan contact op met </w:t>
      </w:r>
      <w:commentRangeStart w:id="3"/>
      <w:r>
        <w:rPr>
          <w:lang w:val="nl-NL"/>
        </w:rPr>
        <w:t xml:space="preserve">onze jeugdouderlingen. </w:t>
      </w:r>
      <w:commentRangeEnd w:id="3"/>
      <w:r>
        <w:rPr>
          <w:rStyle w:val="Verwijzingopmerking"/>
        </w:rPr>
        <w:commentReference w:id="3"/>
      </w:r>
    </w:p>
    <w:p w14:paraId="4725D273" w14:textId="77777777" w:rsidR="00AE5567" w:rsidRPr="00AE5567" w:rsidRDefault="00AE5567" w:rsidP="00AE5567">
      <w:pPr>
        <w:pStyle w:val="Geenafstand"/>
        <w:rPr>
          <w:lang w:val="nl-NL"/>
        </w:rPr>
      </w:pPr>
    </w:p>
    <w:p w14:paraId="00DF6313" w14:textId="37BCE926" w:rsidR="00AE5567" w:rsidRDefault="00AE5567" w:rsidP="007C2E08">
      <w:pPr>
        <w:pStyle w:val="Lijstalinea"/>
        <w:numPr>
          <w:ilvl w:val="1"/>
          <w:numId w:val="2"/>
        </w:numPr>
        <w:rPr>
          <w:rFonts w:ascii="Poppins" w:hAnsi="Poppins" w:cs="Poppins"/>
          <w:lang w:val="nl-NL"/>
        </w:rPr>
      </w:pPr>
      <w:r>
        <w:rPr>
          <w:rFonts w:ascii="Poppins" w:hAnsi="Poppins" w:cs="Poppins"/>
          <w:lang w:val="nl-NL"/>
        </w:rPr>
        <w:t>Koningsclub</w:t>
      </w:r>
    </w:p>
    <w:p w14:paraId="65492EB2" w14:textId="4006F450" w:rsidR="00AE5567" w:rsidRPr="00AE5567" w:rsidRDefault="00AE5567" w:rsidP="00AE5567">
      <w:pPr>
        <w:pStyle w:val="Geenafstand"/>
        <w:rPr>
          <w:lang w:val="nl-NL"/>
        </w:rPr>
      </w:pPr>
      <w:r w:rsidRPr="00AE5567">
        <w:t xml:space="preserve">Op </w:t>
      </w:r>
      <w:proofErr w:type="spellStart"/>
      <w:r w:rsidRPr="00AE5567">
        <w:t>woensdagmiddag</w:t>
      </w:r>
      <w:proofErr w:type="spellEnd"/>
      <w:r w:rsidRPr="00AE5567">
        <w:t xml:space="preserve"> is </w:t>
      </w:r>
      <w:proofErr w:type="spellStart"/>
      <w:r w:rsidRPr="00AE5567">
        <w:t>er</w:t>
      </w:r>
      <w:proofErr w:type="spellEnd"/>
      <w:r w:rsidRPr="00AE5567">
        <w:t xml:space="preserve"> twee </w:t>
      </w:r>
      <w:proofErr w:type="spellStart"/>
      <w:r w:rsidRPr="00AE5567">
        <w:t>keer</w:t>
      </w:r>
      <w:proofErr w:type="spellEnd"/>
      <w:r w:rsidRPr="00AE5567">
        <w:t xml:space="preserve"> per </w:t>
      </w:r>
      <w:proofErr w:type="spellStart"/>
      <w:r w:rsidRPr="00AE5567">
        <w:t>maand</w:t>
      </w:r>
      <w:proofErr w:type="spellEnd"/>
      <w:r w:rsidRPr="00AE5567">
        <w:t xml:space="preserve"> </w:t>
      </w:r>
      <w:proofErr w:type="spellStart"/>
      <w:r w:rsidRPr="00AE5567">
        <w:t>een</w:t>
      </w:r>
      <w:proofErr w:type="spellEnd"/>
      <w:r w:rsidRPr="00AE5567">
        <w:t xml:space="preserve"> </w:t>
      </w:r>
      <w:proofErr w:type="spellStart"/>
      <w:r w:rsidRPr="00AE5567">
        <w:t>kinderclub</w:t>
      </w:r>
      <w:proofErr w:type="spellEnd"/>
      <w:r w:rsidRPr="00AE5567">
        <w:t xml:space="preserve"> in het </w:t>
      </w:r>
      <w:proofErr w:type="spellStart"/>
      <w:r w:rsidRPr="00AE5567">
        <w:t>gebouw</w:t>
      </w:r>
      <w:proofErr w:type="spellEnd"/>
      <w:r w:rsidRPr="00AE5567">
        <w:t xml:space="preserve"> van </w:t>
      </w:r>
      <w:proofErr w:type="spellStart"/>
      <w:r w:rsidRPr="00AE5567">
        <w:t>speeltuinvereniging</w:t>
      </w:r>
      <w:proofErr w:type="spellEnd"/>
      <w:r w:rsidRPr="00AE5567">
        <w:t xml:space="preserve"> ‘</w:t>
      </w:r>
      <w:proofErr w:type="spellStart"/>
      <w:r w:rsidRPr="00AE5567">
        <w:t>Noorderkwartier</w:t>
      </w:r>
      <w:proofErr w:type="spellEnd"/>
      <w:r w:rsidRPr="00AE5567">
        <w:t xml:space="preserve">’. Van 13.30-15.00 </w:t>
      </w:r>
      <w:proofErr w:type="spellStart"/>
      <w:r w:rsidRPr="00AE5567">
        <w:t>uur</w:t>
      </w:r>
      <w:proofErr w:type="spellEnd"/>
      <w:r w:rsidRPr="00AE5567">
        <w:t xml:space="preserve"> </w:t>
      </w:r>
      <w:proofErr w:type="spellStart"/>
      <w:r w:rsidRPr="00AE5567">
        <w:t>doen</w:t>
      </w:r>
      <w:proofErr w:type="spellEnd"/>
      <w:r w:rsidRPr="00AE5567">
        <w:t xml:space="preserve"> we </w:t>
      </w:r>
      <w:proofErr w:type="spellStart"/>
      <w:r w:rsidRPr="00AE5567">
        <w:t>spelletjes</w:t>
      </w:r>
      <w:proofErr w:type="spellEnd"/>
      <w:r w:rsidRPr="00AE5567">
        <w:t xml:space="preserve"> </w:t>
      </w:r>
      <w:proofErr w:type="spellStart"/>
      <w:r w:rsidRPr="00AE5567">
        <w:t>en</w:t>
      </w:r>
      <w:proofErr w:type="spellEnd"/>
      <w:r w:rsidRPr="00AE5567">
        <w:t xml:space="preserve"> </w:t>
      </w:r>
      <w:proofErr w:type="spellStart"/>
      <w:r w:rsidRPr="00AE5567">
        <w:t>horen</w:t>
      </w:r>
      <w:proofErr w:type="spellEnd"/>
      <w:r w:rsidRPr="00AE5567">
        <w:t xml:space="preserve"> we </w:t>
      </w:r>
      <w:proofErr w:type="spellStart"/>
      <w:r w:rsidRPr="00AE5567">
        <w:t>een</w:t>
      </w:r>
      <w:proofErr w:type="spellEnd"/>
      <w:r w:rsidRPr="00AE5567">
        <w:t xml:space="preserve"> </w:t>
      </w:r>
      <w:proofErr w:type="spellStart"/>
      <w:r w:rsidR="002E6764">
        <w:t>b</w:t>
      </w:r>
      <w:r w:rsidRPr="00AE5567">
        <w:t>ijbelverhaal</w:t>
      </w:r>
      <w:proofErr w:type="spellEnd"/>
      <w:r w:rsidRPr="00AE5567">
        <w:t xml:space="preserve">. </w:t>
      </w:r>
      <w:proofErr w:type="spellStart"/>
      <w:r w:rsidRPr="00AE5567">
        <w:t>Alle</w:t>
      </w:r>
      <w:proofErr w:type="spellEnd"/>
      <w:r w:rsidRPr="00AE5567">
        <w:t xml:space="preserve"> </w:t>
      </w:r>
      <w:proofErr w:type="spellStart"/>
      <w:r w:rsidRPr="00AE5567">
        <w:t>buurtkinderen</w:t>
      </w:r>
      <w:proofErr w:type="spellEnd"/>
      <w:r w:rsidRPr="00AE5567">
        <w:t xml:space="preserve"> </w:t>
      </w:r>
      <w:proofErr w:type="spellStart"/>
      <w:r w:rsidRPr="00AE5567">
        <w:t>zijn</w:t>
      </w:r>
      <w:proofErr w:type="spellEnd"/>
      <w:r w:rsidRPr="00AE5567">
        <w:t xml:space="preserve"> </w:t>
      </w:r>
      <w:proofErr w:type="spellStart"/>
      <w:r w:rsidRPr="00AE5567">
        <w:t>welkom</w:t>
      </w:r>
      <w:proofErr w:type="spellEnd"/>
      <w:r w:rsidRPr="00AE5567">
        <w:t xml:space="preserve">! </w:t>
      </w:r>
      <w:commentRangeStart w:id="4"/>
      <w:r w:rsidRPr="00AE5567">
        <w:t xml:space="preserve">Meer </w:t>
      </w:r>
      <w:proofErr w:type="spellStart"/>
      <w:r w:rsidRPr="00AE5567">
        <w:t>informatie</w:t>
      </w:r>
      <w:proofErr w:type="spellEnd"/>
      <w:r w:rsidRPr="00AE5567">
        <w:t>: </w:t>
      </w:r>
      <w:commentRangeEnd w:id="4"/>
      <w:r>
        <w:rPr>
          <w:rStyle w:val="Verwijzingopmerking"/>
        </w:rPr>
        <w:commentReference w:id="4"/>
      </w:r>
    </w:p>
    <w:p w14:paraId="5B2C23A3" w14:textId="77777777" w:rsidR="00AE5567" w:rsidRDefault="00AE5567" w:rsidP="00AE5567">
      <w:pPr>
        <w:pStyle w:val="Lijstalinea"/>
        <w:ind w:left="1440"/>
        <w:rPr>
          <w:rFonts w:ascii="Poppins" w:hAnsi="Poppins" w:cs="Poppins"/>
          <w:lang w:val="nl-NL"/>
        </w:rPr>
      </w:pPr>
    </w:p>
    <w:p w14:paraId="3F72056E" w14:textId="41F1252E" w:rsidR="007C2E08" w:rsidRDefault="007C2E08" w:rsidP="007C2E08">
      <w:pPr>
        <w:pStyle w:val="Lijstalinea"/>
        <w:numPr>
          <w:ilvl w:val="1"/>
          <w:numId w:val="2"/>
        </w:numPr>
        <w:rPr>
          <w:rFonts w:ascii="Poppins" w:hAnsi="Poppins" w:cs="Poppins"/>
          <w:lang w:val="nl-NL"/>
        </w:rPr>
      </w:pPr>
      <w:r w:rsidRPr="00876D6C">
        <w:rPr>
          <w:rFonts w:ascii="Poppins" w:hAnsi="Poppins" w:cs="Poppins"/>
          <w:lang w:val="nl-NL"/>
        </w:rPr>
        <w:t>Jong Marekerk</w:t>
      </w:r>
    </w:p>
    <w:p w14:paraId="157F40E8" w14:textId="090DF1AC" w:rsidR="00AE5567" w:rsidRPr="00AE5567" w:rsidRDefault="00AE5567" w:rsidP="00AE5567">
      <w:pPr>
        <w:rPr>
          <w:rFonts w:cs="Times New Roman"/>
          <w:color w:val="FF0000"/>
          <w:lang w:val="nl-NL"/>
        </w:rPr>
      </w:pPr>
      <w:r w:rsidRPr="00AE5567">
        <w:rPr>
          <w:rFonts w:cs="Times New Roman"/>
          <w:color w:val="FF0000"/>
          <w:lang w:val="nl-NL"/>
        </w:rPr>
        <w:t>@</w:t>
      </w:r>
      <w:proofErr w:type="spellStart"/>
      <w:r w:rsidRPr="00AE5567">
        <w:rPr>
          <w:rFonts w:cs="Times New Roman"/>
          <w:color w:val="FF0000"/>
          <w:lang w:val="nl-NL"/>
        </w:rPr>
        <w:t>Loïs</w:t>
      </w:r>
      <w:proofErr w:type="spellEnd"/>
      <w:r w:rsidRPr="00AE5567">
        <w:rPr>
          <w:rFonts w:cs="Times New Roman"/>
          <w:color w:val="FF0000"/>
          <w:lang w:val="nl-NL"/>
        </w:rPr>
        <w:t>, wil jij hiervoor iets opnemen?</w:t>
      </w:r>
    </w:p>
    <w:p w14:paraId="3A57552C" w14:textId="1DA058C8" w:rsidR="007C2E08" w:rsidRDefault="007C2E08" w:rsidP="007C2E08">
      <w:pPr>
        <w:pStyle w:val="Lijstalinea"/>
        <w:numPr>
          <w:ilvl w:val="1"/>
          <w:numId w:val="2"/>
        </w:numPr>
        <w:rPr>
          <w:rFonts w:ascii="Poppins" w:hAnsi="Poppins" w:cs="Poppins"/>
          <w:lang w:val="nl-NL"/>
        </w:rPr>
      </w:pPr>
      <w:r w:rsidRPr="00876D6C">
        <w:rPr>
          <w:rFonts w:ascii="Poppins" w:hAnsi="Poppins" w:cs="Poppins"/>
          <w:lang w:val="nl-NL"/>
        </w:rPr>
        <w:t>Bijbelkringen</w:t>
      </w:r>
    </w:p>
    <w:p w14:paraId="14CF9524" w14:textId="4C6E5CBB" w:rsidR="00AE5567" w:rsidRDefault="00AE5567" w:rsidP="00AE5567">
      <w:pPr>
        <w:pStyle w:val="Geenafstand"/>
        <w:rPr>
          <w:rFonts w:cs="Times New Roman"/>
        </w:rPr>
      </w:pPr>
      <w:proofErr w:type="spellStart"/>
      <w:r>
        <w:rPr>
          <w:rFonts w:cs="Times New Roman"/>
        </w:rPr>
        <w:t>Een</w:t>
      </w:r>
      <w:proofErr w:type="spellEnd"/>
      <w:r>
        <w:rPr>
          <w:rFonts w:cs="Times New Roman"/>
        </w:rPr>
        <w:t xml:space="preserve"> </w:t>
      </w:r>
      <w:proofErr w:type="spellStart"/>
      <w:r>
        <w:rPr>
          <w:rFonts w:cs="Times New Roman"/>
        </w:rPr>
        <w:t>groot</w:t>
      </w:r>
      <w:proofErr w:type="spellEnd"/>
      <w:r>
        <w:rPr>
          <w:rFonts w:cs="Times New Roman"/>
        </w:rPr>
        <w:t xml:space="preserve"> </w:t>
      </w:r>
      <w:proofErr w:type="spellStart"/>
      <w:r>
        <w:rPr>
          <w:rFonts w:cs="Times New Roman"/>
        </w:rPr>
        <w:t>deel</w:t>
      </w:r>
      <w:proofErr w:type="spellEnd"/>
      <w:r>
        <w:rPr>
          <w:rFonts w:cs="Times New Roman"/>
        </w:rPr>
        <w:t xml:space="preserve"> van de </w:t>
      </w:r>
      <w:proofErr w:type="spellStart"/>
      <w:r>
        <w:rPr>
          <w:rFonts w:cs="Times New Roman"/>
        </w:rPr>
        <w:t>gemeente</w:t>
      </w:r>
      <w:proofErr w:type="spellEnd"/>
      <w:r>
        <w:rPr>
          <w:rFonts w:cs="Times New Roman"/>
        </w:rPr>
        <w:t xml:space="preserve"> zit op </w:t>
      </w:r>
      <w:proofErr w:type="spellStart"/>
      <w:r>
        <w:rPr>
          <w:rFonts w:cs="Times New Roman"/>
        </w:rPr>
        <w:t>een</w:t>
      </w:r>
      <w:proofErr w:type="spellEnd"/>
      <w:r>
        <w:rPr>
          <w:rFonts w:cs="Times New Roman"/>
        </w:rPr>
        <w:t xml:space="preserve"> </w:t>
      </w:r>
      <w:proofErr w:type="spellStart"/>
      <w:r>
        <w:rPr>
          <w:rFonts w:cs="Times New Roman"/>
        </w:rPr>
        <w:t>bijbelkring</w:t>
      </w:r>
      <w:proofErr w:type="spellEnd"/>
      <w:r>
        <w:rPr>
          <w:rFonts w:cs="Times New Roman"/>
        </w:rPr>
        <w:t xml:space="preserve">. We </w:t>
      </w:r>
      <w:proofErr w:type="spellStart"/>
      <w:r>
        <w:rPr>
          <w:rFonts w:cs="Times New Roman"/>
        </w:rPr>
        <w:t>komen</w:t>
      </w:r>
      <w:proofErr w:type="spellEnd"/>
      <w:r>
        <w:rPr>
          <w:rFonts w:cs="Times New Roman"/>
        </w:rPr>
        <w:t xml:space="preserve"> </w:t>
      </w:r>
      <w:proofErr w:type="spellStart"/>
      <w:r>
        <w:rPr>
          <w:rFonts w:cs="Times New Roman"/>
        </w:rPr>
        <w:t>eens</w:t>
      </w:r>
      <w:proofErr w:type="spellEnd"/>
      <w:r>
        <w:rPr>
          <w:rFonts w:cs="Times New Roman"/>
        </w:rPr>
        <w:t xml:space="preserve"> per twee of </w:t>
      </w:r>
      <w:proofErr w:type="spellStart"/>
      <w:r>
        <w:rPr>
          <w:rFonts w:cs="Times New Roman"/>
        </w:rPr>
        <w:t>drie</w:t>
      </w:r>
      <w:proofErr w:type="spellEnd"/>
      <w:r>
        <w:rPr>
          <w:rFonts w:cs="Times New Roman"/>
        </w:rPr>
        <w:t xml:space="preserve"> </w:t>
      </w:r>
      <w:proofErr w:type="spellStart"/>
      <w:r>
        <w:rPr>
          <w:rFonts w:cs="Times New Roman"/>
        </w:rPr>
        <w:t>weken</w:t>
      </w:r>
      <w:proofErr w:type="spellEnd"/>
      <w:r>
        <w:rPr>
          <w:rFonts w:cs="Times New Roman"/>
        </w:rPr>
        <w:t xml:space="preserve"> </w:t>
      </w:r>
      <w:proofErr w:type="spellStart"/>
      <w:r>
        <w:rPr>
          <w:rFonts w:cs="Times New Roman"/>
        </w:rPr>
        <w:t>bij</w:t>
      </w:r>
      <w:proofErr w:type="spellEnd"/>
      <w:r>
        <w:rPr>
          <w:rFonts w:cs="Times New Roman"/>
        </w:rPr>
        <w:t xml:space="preserve"> </w:t>
      </w:r>
      <w:proofErr w:type="spellStart"/>
      <w:r>
        <w:rPr>
          <w:rFonts w:cs="Times New Roman"/>
        </w:rPr>
        <w:t>elkaar</w:t>
      </w:r>
      <w:proofErr w:type="spellEnd"/>
      <w:r>
        <w:rPr>
          <w:rFonts w:cs="Times New Roman"/>
        </w:rPr>
        <w:t xml:space="preserve"> om </w:t>
      </w:r>
      <w:proofErr w:type="spellStart"/>
      <w:r>
        <w:rPr>
          <w:rFonts w:cs="Times New Roman"/>
        </w:rPr>
        <w:t>uit</w:t>
      </w:r>
      <w:proofErr w:type="spellEnd"/>
      <w:r>
        <w:rPr>
          <w:rFonts w:cs="Times New Roman"/>
        </w:rPr>
        <w:t xml:space="preserve"> de </w:t>
      </w:r>
      <w:proofErr w:type="spellStart"/>
      <w:r w:rsidR="002E6764">
        <w:rPr>
          <w:rFonts w:cs="Times New Roman"/>
        </w:rPr>
        <w:t>b</w:t>
      </w:r>
      <w:r>
        <w:rPr>
          <w:rFonts w:cs="Times New Roman"/>
        </w:rPr>
        <w:t>ijbel</w:t>
      </w:r>
      <w:proofErr w:type="spellEnd"/>
      <w:r>
        <w:rPr>
          <w:rFonts w:cs="Times New Roman"/>
        </w:rPr>
        <w:t xml:space="preserve"> </w:t>
      </w:r>
      <w:proofErr w:type="spellStart"/>
      <w:r>
        <w:rPr>
          <w:rFonts w:cs="Times New Roman"/>
        </w:rPr>
        <w:t>te</w:t>
      </w:r>
      <w:proofErr w:type="spellEnd"/>
      <w:r>
        <w:rPr>
          <w:rFonts w:cs="Times New Roman"/>
        </w:rPr>
        <w:t xml:space="preserve"> </w:t>
      </w:r>
      <w:proofErr w:type="spellStart"/>
      <w:r>
        <w:rPr>
          <w:rFonts w:cs="Times New Roman"/>
        </w:rPr>
        <w:t>lezen</w:t>
      </w:r>
      <w:proofErr w:type="spellEnd"/>
      <w:r>
        <w:rPr>
          <w:rFonts w:cs="Times New Roman"/>
        </w:rPr>
        <w:t xml:space="preserve">, </w:t>
      </w:r>
      <w:proofErr w:type="spellStart"/>
      <w:r>
        <w:rPr>
          <w:rFonts w:cs="Times New Roman"/>
        </w:rPr>
        <w:t>te</w:t>
      </w:r>
      <w:proofErr w:type="spellEnd"/>
      <w:r>
        <w:rPr>
          <w:rFonts w:cs="Times New Roman"/>
        </w:rPr>
        <w:t xml:space="preserve"> </w:t>
      </w:r>
      <w:proofErr w:type="spellStart"/>
      <w:r>
        <w:rPr>
          <w:rFonts w:cs="Times New Roman"/>
        </w:rPr>
        <w:t>zingen</w:t>
      </w:r>
      <w:proofErr w:type="spellEnd"/>
      <w:r>
        <w:rPr>
          <w:rFonts w:cs="Times New Roman"/>
        </w:rPr>
        <w:t xml:space="preserve"> </w:t>
      </w:r>
      <w:proofErr w:type="spellStart"/>
      <w:r>
        <w:rPr>
          <w:rFonts w:cs="Times New Roman"/>
        </w:rPr>
        <w:t>en</w:t>
      </w:r>
      <w:proofErr w:type="spellEnd"/>
      <w:r>
        <w:rPr>
          <w:rFonts w:cs="Times New Roman"/>
        </w:rPr>
        <w:t xml:space="preserve"> de bidden. </w:t>
      </w:r>
      <w:proofErr w:type="spellStart"/>
      <w:r>
        <w:rPr>
          <w:rFonts w:cs="Times New Roman"/>
        </w:rPr>
        <w:t>Daarnaast</w:t>
      </w:r>
      <w:proofErr w:type="spellEnd"/>
      <w:r>
        <w:rPr>
          <w:rFonts w:cs="Times New Roman"/>
        </w:rPr>
        <w:t xml:space="preserve"> is </w:t>
      </w:r>
      <w:proofErr w:type="spellStart"/>
      <w:r>
        <w:rPr>
          <w:rFonts w:cs="Times New Roman"/>
        </w:rPr>
        <w:t>een</w:t>
      </w:r>
      <w:proofErr w:type="spellEnd"/>
      <w:r>
        <w:rPr>
          <w:rFonts w:cs="Times New Roman"/>
        </w:rPr>
        <w:t xml:space="preserve"> </w:t>
      </w:r>
      <w:proofErr w:type="spellStart"/>
      <w:r>
        <w:rPr>
          <w:rFonts w:cs="Times New Roman"/>
        </w:rPr>
        <w:t>kring</w:t>
      </w:r>
      <w:proofErr w:type="spellEnd"/>
      <w:r>
        <w:rPr>
          <w:rFonts w:cs="Times New Roman"/>
        </w:rPr>
        <w:t xml:space="preserve"> </w:t>
      </w:r>
      <w:proofErr w:type="spellStart"/>
      <w:r>
        <w:rPr>
          <w:rFonts w:cs="Times New Roman"/>
        </w:rPr>
        <w:t>een</w:t>
      </w:r>
      <w:proofErr w:type="spellEnd"/>
      <w:r>
        <w:rPr>
          <w:rFonts w:cs="Times New Roman"/>
        </w:rPr>
        <w:t xml:space="preserve"> </w:t>
      </w:r>
      <w:proofErr w:type="spellStart"/>
      <w:r>
        <w:rPr>
          <w:rFonts w:cs="Times New Roman"/>
        </w:rPr>
        <w:t>gemeente</w:t>
      </w:r>
      <w:proofErr w:type="spellEnd"/>
      <w:r>
        <w:rPr>
          <w:rFonts w:cs="Times New Roman"/>
        </w:rPr>
        <w:t xml:space="preserve"> in het </w:t>
      </w:r>
      <w:proofErr w:type="spellStart"/>
      <w:r>
        <w:rPr>
          <w:rFonts w:cs="Times New Roman"/>
        </w:rPr>
        <w:t>klein</w:t>
      </w:r>
      <w:proofErr w:type="spellEnd"/>
      <w:r>
        <w:rPr>
          <w:rFonts w:cs="Times New Roman"/>
        </w:rPr>
        <w:t xml:space="preserve">, </w:t>
      </w:r>
      <w:proofErr w:type="spellStart"/>
      <w:r>
        <w:rPr>
          <w:rFonts w:cs="Times New Roman"/>
        </w:rPr>
        <w:t>waarbij</w:t>
      </w:r>
      <w:proofErr w:type="spellEnd"/>
      <w:r>
        <w:rPr>
          <w:rFonts w:cs="Times New Roman"/>
        </w:rPr>
        <w:t xml:space="preserve"> we </w:t>
      </w:r>
      <w:proofErr w:type="spellStart"/>
      <w:r>
        <w:rPr>
          <w:rFonts w:cs="Times New Roman"/>
        </w:rPr>
        <w:t>lief</w:t>
      </w:r>
      <w:proofErr w:type="spellEnd"/>
      <w:r>
        <w:rPr>
          <w:rFonts w:cs="Times New Roman"/>
        </w:rPr>
        <w:t xml:space="preserve"> </w:t>
      </w:r>
      <w:proofErr w:type="spellStart"/>
      <w:r>
        <w:rPr>
          <w:rFonts w:cs="Times New Roman"/>
        </w:rPr>
        <w:t>en</w:t>
      </w:r>
      <w:proofErr w:type="spellEnd"/>
      <w:r>
        <w:rPr>
          <w:rFonts w:cs="Times New Roman"/>
        </w:rPr>
        <w:t xml:space="preserve"> </w:t>
      </w:r>
      <w:proofErr w:type="spellStart"/>
      <w:r>
        <w:rPr>
          <w:rFonts w:cs="Times New Roman"/>
        </w:rPr>
        <w:t>leed</w:t>
      </w:r>
      <w:proofErr w:type="spellEnd"/>
      <w:r>
        <w:rPr>
          <w:rFonts w:cs="Times New Roman"/>
        </w:rPr>
        <w:t xml:space="preserve"> </w:t>
      </w:r>
      <w:proofErr w:type="spellStart"/>
      <w:r>
        <w:rPr>
          <w:rFonts w:cs="Times New Roman"/>
        </w:rPr>
        <w:t>delen</w:t>
      </w:r>
      <w:proofErr w:type="spellEnd"/>
      <w:r>
        <w:rPr>
          <w:rFonts w:cs="Times New Roman"/>
        </w:rPr>
        <w:t xml:space="preserve">. </w:t>
      </w:r>
    </w:p>
    <w:p w14:paraId="437186A7" w14:textId="2E1C7529" w:rsidR="00AE5567" w:rsidRPr="00AE5567" w:rsidRDefault="00714B74" w:rsidP="00AE5567">
      <w:pPr>
        <w:pStyle w:val="Geenafstand"/>
        <w:rPr>
          <w:rFonts w:cs="Times New Roman"/>
        </w:rPr>
      </w:pPr>
      <w:r>
        <w:rPr>
          <w:rFonts w:cs="Times New Roman"/>
        </w:rPr>
        <w:t xml:space="preserve">Elke twee </w:t>
      </w:r>
      <w:proofErr w:type="spellStart"/>
      <w:r>
        <w:rPr>
          <w:rFonts w:cs="Times New Roman"/>
        </w:rPr>
        <w:t>jaar</w:t>
      </w:r>
      <w:proofErr w:type="spellEnd"/>
      <w:r>
        <w:rPr>
          <w:rFonts w:cs="Times New Roman"/>
        </w:rPr>
        <w:t xml:space="preserve"> </w:t>
      </w:r>
      <w:proofErr w:type="spellStart"/>
      <w:r>
        <w:rPr>
          <w:rFonts w:cs="Times New Roman"/>
        </w:rPr>
        <w:t>worden</w:t>
      </w:r>
      <w:proofErr w:type="spellEnd"/>
      <w:r>
        <w:rPr>
          <w:rFonts w:cs="Times New Roman"/>
        </w:rPr>
        <w:t xml:space="preserve"> de </w:t>
      </w:r>
      <w:proofErr w:type="spellStart"/>
      <w:r w:rsidR="002E6764">
        <w:rPr>
          <w:rFonts w:cs="Times New Roman"/>
        </w:rPr>
        <w:t>k</w:t>
      </w:r>
      <w:r>
        <w:rPr>
          <w:rFonts w:cs="Times New Roman"/>
        </w:rPr>
        <w:t>ringen</w:t>
      </w:r>
      <w:proofErr w:type="spellEnd"/>
      <w:r>
        <w:rPr>
          <w:rFonts w:cs="Times New Roman"/>
        </w:rPr>
        <w:t xml:space="preserve"> </w:t>
      </w:r>
      <w:proofErr w:type="spellStart"/>
      <w:r>
        <w:rPr>
          <w:rFonts w:cs="Times New Roman"/>
        </w:rPr>
        <w:t>opnieuw</w:t>
      </w:r>
      <w:proofErr w:type="spellEnd"/>
      <w:r>
        <w:rPr>
          <w:rFonts w:cs="Times New Roman"/>
        </w:rPr>
        <w:t xml:space="preserve"> </w:t>
      </w:r>
      <w:proofErr w:type="spellStart"/>
      <w:r>
        <w:rPr>
          <w:rFonts w:cs="Times New Roman"/>
        </w:rPr>
        <w:t>ingedeeld</w:t>
      </w:r>
      <w:proofErr w:type="spellEnd"/>
      <w:r>
        <w:rPr>
          <w:rFonts w:cs="Times New Roman"/>
        </w:rPr>
        <w:t xml:space="preserve"> door de </w:t>
      </w:r>
      <w:proofErr w:type="spellStart"/>
      <w:r w:rsidR="002E6764">
        <w:rPr>
          <w:rFonts w:cs="Times New Roman"/>
        </w:rPr>
        <w:t>b</w:t>
      </w:r>
      <w:r>
        <w:rPr>
          <w:rFonts w:cs="Times New Roman"/>
        </w:rPr>
        <w:t>ijbelkringcoördinatoren</w:t>
      </w:r>
      <w:proofErr w:type="spellEnd"/>
      <w:r>
        <w:rPr>
          <w:rFonts w:cs="Times New Roman"/>
        </w:rPr>
        <w:t xml:space="preserve">. </w:t>
      </w:r>
      <w:proofErr w:type="spellStart"/>
      <w:r>
        <w:rPr>
          <w:rFonts w:cs="Times New Roman"/>
        </w:rPr>
        <w:t>Hierdoor</w:t>
      </w:r>
      <w:proofErr w:type="spellEnd"/>
      <w:r>
        <w:rPr>
          <w:rFonts w:cs="Times New Roman"/>
        </w:rPr>
        <w:t xml:space="preserve"> leer je steeds </w:t>
      </w:r>
      <w:proofErr w:type="spellStart"/>
      <w:r>
        <w:rPr>
          <w:rFonts w:cs="Times New Roman"/>
        </w:rPr>
        <w:t>meer</w:t>
      </w:r>
      <w:proofErr w:type="spellEnd"/>
      <w:r>
        <w:rPr>
          <w:rFonts w:cs="Times New Roman"/>
        </w:rPr>
        <w:t xml:space="preserve"> </w:t>
      </w:r>
      <w:proofErr w:type="spellStart"/>
      <w:r>
        <w:rPr>
          <w:rFonts w:cs="Times New Roman"/>
        </w:rPr>
        <w:t>gemeenteleden</w:t>
      </w:r>
      <w:proofErr w:type="spellEnd"/>
      <w:r>
        <w:rPr>
          <w:rFonts w:cs="Times New Roman"/>
        </w:rPr>
        <w:t xml:space="preserve"> </w:t>
      </w:r>
      <w:proofErr w:type="spellStart"/>
      <w:r>
        <w:rPr>
          <w:rFonts w:cs="Times New Roman"/>
        </w:rPr>
        <w:t>goed</w:t>
      </w:r>
      <w:proofErr w:type="spellEnd"/>
      <w:r>
        <w:rPr>
          <w:rFonts w:cs="Times New Roman"/>
        </w:rPr>
        <w:t xml:space="preserve"> </w:t>
      </w:r>
      <w:proofErr w:type="spellStart"/>
      <w:r>
        <w:rPr>
          <w:rFonts w:cs="Times New Roman"/>
        </w:rPr>
        <w:t>kennen</w:t>
      </w:r>
      <w:proofErr w:type="spellEnd"/>
      <w:r>
        <w:rPr>
          <w:rFonts w:cs="Times New Roman"/>
        </w:rPr>
        <w:t xml:space="preserve"> </w:t>
      </w:r>
      <w:proofErr w:type="spellStart"/>
      <w:r>
        <w:rPr>
          <w:rFonts w:cs="Times New Roman"/>
        </w:rPr>
        <w:t>en</w:t>
      </w:r>
      <w:proofErr w:type="spellEnd"/>
      <w:r>
        <w:rPr>
          <w:rFonts w:cs="Times New Roman"/>
        </w:rPr>
        <w:t xml:space="preserve"> </w:t>
      </w:r>
      <w:proofErr w:type="spellStart"/>
      <w:r>
        <w:rPr>
          <w:rFonts w:cs="Times New Roman"/>
        </w:rPr>
        <w:t>voel</w:t>
      </w:r>
      <w:proofErr w:type="spellEnd"/>
      <w:r>
        <w:rPr>
          <w:rFonts w:cs="Times New Roman"/>
        </w:rPr>
        <w:t xml:space="preserve"> je </w:t>
      </w:r>
      <w:proofErr w:type="spellStart"/>
      <w:r>
        <w:rPr>
          <w:rFonts w:cs="Times New Roman"/>
        </w:rPr>
        <w:t>je</w:t>
      </w:r>
      <w:proofErr w:type="spellEnd"/>
      <w:r>
        <w:rPr>
          <w:rFonts w:cs="Times New Roman"/>
        </w:rPr>
        <w:t xml:space="preserve"> </w:t>
      </w:r>
      <w:proofErr w:type="spellStart"/>
      <w:r>
        <w:rPr>
          <w:rFonts w:cs="Times New Roman"/>
        </w:rPr>
        <w:t>sneller</w:t>
      </w:r>
      <w:proofErr w:type="spellEnd"/>
      <w:r>
        <w:rPr>
          <w:rFonts w:cs="Times New Roman"/>
        </w:rPr>
        <w:t xml:space="preserve"> </w:t>
      </w:r>
      <w:proofErr w:type="spellStart"/>
      <w:r>
        <w:rPr>
          <w:rFonts w:cs="Times New Roman"/>
        </w:rPr>
        <w:t>thuis</w:t>
      </w:r>
      <w:proofErr w:type="spellEnd"/>
      <w:r>
        <w:rPr>
          <w:rFonts w:cs="Times New Roman"/>
        </w:rPr>
        <w:t xml:space="preserve"> in de </w:t>
      </w:r>
      <w:proofErr w:type="spellStart"/>
      <w:r>
        <w:rPr>
          <w:rFonts w:cs="Times New Roman"/>
        </w:rPr>
        <w:t>gemeente</w:t>
      </w:r>
      <w:proofErr w:type="spellEnd"/>
      <w:r>
        <w:rPr>
          <w:rFonts w:cs="Times New Roman"/>
        </w:rPr>
        <w:t xml:space="preserve">. </w:t>
      </w:r>
      <w:proofErr w:type="spellStart"/>
      <w:r w:rsidR="00AE5567" w:rsidRPr="00AE5567">
        <w:rPr>
          <w:rFonts w:cs="Times New Roman"/>
        </w:rPr>
        <w:t>Iedereen</w:t>
      </w:r>
      <w:proofErr w:type="spellEnd"/>
      <w:r w:rsidR="00AE5567" w:rsidRPr="00AE5567">
        <w:rPr>
          <w:rFonts w:cs="Times New Roman"/>
        </w:rPr>
        <w:t xml:space="preserve"> is van </w:t>
      </w:r>
      <w:proofErr w:type="spellStart"/>
      <w:r w:rsidR="00AE5567" w:rsidRPr="00AE5567">
        <w:rPr>
          <w:rFonts w:cs="Times New Roman"/>
        </w:rPr>
        <w:t>harte</w:t>
      </w:r>
      <w:proofErr w:type="spellEnd"/>
      <w:r w:rsidR="00AE5567" w:rsidRPr="00AE5567">
        <w:rPr>
          <w:rFonts w:cs="Times New Roman"/>
        </w:rPr>
        <w:t xml:space="preserve"> welkom om zich aan te sluiten bij een van de kringen!</w:t>
      </w:r>
    </w:p>
    <w:p w14:paraId="2F119C07" w14:textId="77777777" w:rsidR="00AE5567" w:rsidRDefault="00AE5567" w:rsidP="00AE5567">
      <w:pPr>
        <w:pStyle w:val="Geenafstand"/>
        <w:rPr>
          <w:rFonts w:cs="Times New Roman"/>
        </w:rPr>
      </w:pPr>
    </w:p>
    <w:p w14:paraId="75479253" w14:textId="4591C070" w:rsidR="00AE5567" w:rsidRPr="00AE5567" w:rsidRDefault="00AE5567" w:rsidP="00AE5567">
      <w:pPr>
        <w:pStyle w:val="Geenafstand"/>
        <w:rPr>
          <w:rFonts w:cs="Times New Roman"/>
        </w:rPr>
      </w:pPr>
      <w:proofErr w:type="spellStart"/>
      <w:r w:rsidRPr="00AE5567">
        <w:rPr>
          <w:rFonts w:cs="Times New Roman"/>
        </w:rPr>
        <w:t>Voor</w:t>
      </w:r>
      <w:proofErr w:type="spellEnd"/>
      <w:r w:rsidRPr="00AE5567">
        <w:rPr>
          <w:rFonts w:cs="Times New Roman"/>
        </w:rPr>
        <w:t xml:space="preserve"> </w:t>
      </w:r>
      <w:proofErr w:type="spellStart"/>
      <w:r w:rsidRPr="00AE5567">
        <w:rPr>
          <w:rFonts w:cs="Times New Roman"/>
        </w:rPr>
        <w:t>meer</w:t>
      </w:r>
      <w:proofErr w:type="spellEnd"/>
      <w:r w:rsidRPr="00AE5567">
        <w:rPr>
          <w:rFonts w:cs="Times New Roman"/>
        </w:rPr>
        <w:t xml:space="preserve"> </w:t>
      </w:r>
      <w:proofErr w:type="spellStart"/>
      <w:r w:rsidRPr="00AE5567">
        <w:rPr>
          <w:rFonts w:cs="Times New Roman"/>
        </w:rPr>
        <w:t>informatie</w:t>
      </w:r>
      <w:proofErr w:type="spellEnd"/>
      <w:r w:rsidRPr="00AE5567">
        <w:rPr>
          <w:rFonts w:cs="Times New Roman"/>
        </w:rPr>
        <w:t xml:space="preserve"> of </w:t>
      </w:r>
      <w:proofErr w:type="spellStart"/>
      <w:r w:rsidRPr="00AE5567">
        <w:rPr>
          <w:rFonts w:cs="Times New Roman"/>
        </w:rPr>
        <w:t>aanmelding</w:t>
      </w:r>
      <w:proofErr w:type="spellEnd"/>
      <w:r w:rsidRPr="00AE5567">
        <w:rPr>
          <w:rFonts w:cs="Times New Roman"/>
        </w:rPr>
        <w:t xml:space="preserve"> </w:t>
      </w:r>
      <w:proofErr w:type="spellStart"/>
      <w:r w:rsidRPr="00AE5567">
        <w:rPr>
          <w:rFonts w:cs="Times New Roman"/>
        </w:rPr>
        <w:t>kan</w:t>
      </w:r>
      <w:proofErr w:type="spellEnd"/>
      <w:r w:rsidRPr="00AE5567">
        <w:rPr>
          <w:rFonts w:cs="Times New Roman"/>
        </w:rPr>
        <w:t xml:space="preserve"> je contact </w:t>
      </w:r>
      <w:proofErr w:type="spellStart"/>
      <w:r w:rsidRPr="00AE5567">
        <w:rPr>
          <w:rFonts w:cs="Times New Roman"/>
        </w:rPr>
        <w:t>opnemen</w:t>
      </w:r>
      <w:proofErr w:type="spellEnd"/>
      <w:r w:rsidRPr="00AE5567">
        <w:rPr>
          <w:rFonts w:cs="Times New Roman"/>
        </w:rPr>
        <w:t xml:space="preserve"> met</w:t>
      </w:r>
      <w:r w:rsidR="00714B74">
        <w:rPr>
          <w:rFonts w:cs="Times New Roman"/>
        </w:rPr>
        <w:t xml:space="preserve"> de </w:t>
      </w:r>
      <w:proofErr w:type="spellStart"/>
      <w:r w:rsidR="00714B74">
        <w:rPr>
          <w:rFonts w:cs="Times New Roman"/>
        </w:rPr>
        <w:t>bijbelkringcoördinatoren</w:t>
      </w:r>
      <w:proofErr w:type="spellEnd"/>
      <w:r w:rsidRPr="00AE5567">
        <w:rPr>
          <w:rFonts w:cs="Times New Roman"/>
        </w:rPr>
        <w:t> </w:t>
      </w:r>
      <w:r w:rsidRPr="00AE5567">
        <w:rPr>
          <w:rStyle w:val="Zwaar"/>
          <w:rFonts w:cs="Times New Roman"/>
          <w:i/>
          <w:iCs/>
          <w:color w:val="000000"/>
        </w:rPr>
        <w:t xml:space="preserve">Paul </w:t>
      </w:r>
      <w:proofErr w:type="spellStart"/>
      <w:r w:rsidRPr="00AE5567">
        <w:rPr>
          <w:rStyle w:val="Zwaar"/>
          <w:rFonts w:cs="Times New Roman"/>
          <w:i/>
          <w:iCs/>
          <w:color w:val="000000"/>
        </w:rPr>
        <w:t>en</w:t>
      </w:r>
      <w:proofErr w:type="spellEnd"/>
      <w:r w:rsidRPr="00AE5567">
        <w:rPr>
          <w:rStyle w:val="Zwaar"/>
          <w:rFonts w:cs="Times New Roman"/>
          <w:i/>
          <w:iCs/>
          <w:color w:val="000000"/>
        </w:rPr>
        <w:t xml:space="preserve"> </w:t>
      </w:r>
      <w:proofErr w:type="spellStart"/>
      <w:r w:rsidRPr="00AE5567">
        <w:rPr>
          <w:rStyle w:val="Zwaar"/>
          <w:rFonts w:cs="Times New Roman"/>
          <w:i/>
          <w:iCs/>
          <w:color w:val="000000"/>
        </w:rPr>
        <w:t>Janneke</w:t>
      </w:r>
      <w:proofErr w:type="spellEnd"/>
      <w:r w:rsidRPr="00AE5567">
        <w:rPr>
          <w:rStyle w:val="Zwaar"/>
          <w:rFonts w:cs="Times New Roman"/>
          <w:i/>
          <w:iCs/>
          <w:color w:val="000000"/>
        </w:rPr>
        <w:t xml:space="preserve"> van </w:t>
      </w:r>
      <w:proofErr w:type="spellStart"/>
      <w:r w:rsidRPr="00AE5567">
        <w:rPr>
          <w:rStyle w:val="Zwaar"/>
          <w:rFonts w:cs="Times New Roman"/>
          <w:i/>
          <w:iCs/>
          <w:color w:val="000000"/>
        </w:rPr>
        <w:t>Kruistum</w:t>
      </w:r>
      <w:proofErr w:type="spellEnd"/>
      <w:r w:rsidRPr="00AE5567">
        <w:rPr>
          <w:rStyle w:val="Zwaar"/>
          <w:rFonts w:cs="Times New Roman"/>
          <w:i/>
          <w:iCs/>
          <w:color w:val="000000"/>
        </w:rPr>
        <w:t xml:space="preserve"> (06-10904845)</w:t>
      </w:r>
      <w:r w:rsidR="00714B74">
        <w:rPr>
          <w:rFonts w:cs="Times New Roman"/>
        </w:rPr>
        <w:t xml:space="preserve"> </w:t>
      </w:r>
      <w:r w:rsidRPr="00AE5567">
        <w:rPr>
          <w:rFonts w:cs="Times New Roman"/>
        </w:rPr>
        <w:t>of via </w:t>
      </w:r>
      <w:hyperlink r:id="rId9" w:history="1">
        <w:r w:rsidRPr="00AE5567">
          <w:rPr>
            <w:rStyle w:val="Hyperlink"/>
            <w:rFonts w:cs="Times New Roman"/>
            <w:color w:val="001329"/>
          </w:rPr>
          <w:t>bijbelkringenmarekerk@gmail.com</w:t>
        </w:r>
      </w:hyperlink>
      <w:r w:rsidRPr="00AE5567">
        <w:rPr>
          <w:rFonts w:cs="Times New Roman"/>
        </w:rPr>
        <w:t>.</w:t>
      </w:r>
    </w:p>
    <w:p w14:paraId="2B7AA58F" w14:textId="77777777" w:rsidR="00AE5567" w:rsidRPr="00AE5567" w:rsidRDefault="00AE5567" w:rsidP="00AE5567">
      <w:pPr>
        <w:rPr>
          <w:rFonts w:ascii="Poppins" w:hAnsi="Poppins" w:cs="Poppins"/>
          <w:lang w:val="nl-NL"/>
        </w:rPr>
      </w:pPr>
    </w:p>
    <w:p w14:paraId="05400B3C" w14:textId="214A1F9D" w:rsidR="00AE5567" w:rsidRDefault="00AE5567" w:rsidP="00AE5567">
      <w:pPr>
        <w:pStyle w:val="Lijstalinea"/>
        <w:numPr>
          <w:ilvl w:val="1"/>
          <w:numId w:val="2"/>
        </w:numPr>
        <w:rPr>
          <w:rFonts w:ascii="Poppins" w:hAnsi="Poppins" w:cs="Poppins"/>
          <w:lang w:val="nl-NL"/>
        </w:rPr>
      </w:pPr>
      <w:r>
        <w:rPr>
          <w:rFonts w:ascii="Poppins" w:hAnsi="Poppins" w:cs="Poppins"/>
          <w:lang w:val="nl-NL"/>
        </w:rPr>
        <w:t xml:space="preserve">Muziek </w:t>
      </w:r>
    </w:p>
    <w:p w14:paraId="6D8C29E4" w14:textId="000C9553" w:rsidR="00714B74" w:rsidRPr="002903EE" w:rsidRDefault="00714B74" w:rsidP="00AE5567">
      <w:pPr>
        <w:rPr>
          <w:rFonts w:cs="Times New Roman"/>
          <w:color w:val="000000"/>
        </w:rPr>
      </w:pPr>
      <w:r w:rsidRPr="002903EE">
        <w:rPr>
          <w:rFonts w:cs="Times New Roman"/>
          <w:color w:val="000000"/>
        </w:rPr>
        <w:lastRenderedPageBreak/>
        <w:t xml:space="preserve">In de Marekerk </w:t>
      </w:r>
      <w:proofErr w:type="spellStart"/>
      <w:r w:rsidRPr="002903EE">
        <w:rPr>
          <w:rFonts w:cs="Times New Roman"/>
          <w:color w:val="000000"/>
        </w:rPr>
        <w:t>neemt</w:t>
      </w:r>
      <w:proofErr w:type="spellEnd"/>
      <w:r w:rsidRPr="002903EE">
        <w:rPr>
          <w:rFonts w:cs="Times New Roman"/>
          <w:color w:val="000000"/>
        </w:rPr>
        <w:t xml:space="preserve"> </w:t>
      </w:r>
      <w:proofErr w:type="spellStart"/>
      <w:r w:rsidRPr="002903EE">
        <w:rPr>
          <w:rFonts w:cs="Times New Roman"/>
          <w:color w:val="000000"/>
        </w:rPr>
        <w:t>muziek</w:t>
      </w:r>
      <w:proofErr w:type="spellEnd"/>
      <w:r w:rsidRPr="002903EE">
        <w:rPr>
          <w:rFonts w:cs="Times New Roman"/>
          <w:color w:val="000000"/>
        </w:rPr>
        <w:t xml:space="preserve"> </w:t>
      </w:r>
      <w:proofErr w:type="spellStart"/>
      <w:r w:rsidRPr="002903EE">
        <w:rPr>
          <w:rFonts w:cs="Times New Roman"/>
          <w:color w:val="000000"/>
        </w:rPr>
        <w:t>een</w:t>
      </w:r>
      <w:proofErr w:type="spellEnd"/>
      <w:r w:rsidRPr="002903EE">
        <w:rPr>
          <w:rFonts w:cs="Times New Roman"/>
          <w:color w:val="000000"/>
        </w:rPr>
        <w:t xml:space="preserve"> </w:t>
      </w:r>
      <w:proofErr w:type="spellStart"/>
      <w:r w:rsidRPr="002903EE">
        <w:rPr>
          <w:rFonts w:cs="Times New Roman"/>
          <w:color w:val="000000"/>
        </w:rPr>
        <w:t>belangrijke</w:t>
      </w:r>
      <w:proofErr w:type="spellEnd"/>
      <w:r w:rsidRPr="002903EE">
        <w:rPr>
          <w:rFonts w:cs="Times New Roman"/>
          <w:color w:val="000000"/>
        </w:rPr>
        <w:t xml:space="preserve"> </w:t>
      </w:r>
      <w:proofErr w:type="spellStart"/>
      <w:r w:rsidRPr="002903EE">
        <w:rPr>
          <w:rFonts w:cs="Times New Roman"/>
          <w:color w:val="000000"/>
        </w:rPr>
        <w:t>plaats</w:t>
      </w:r>
      <w:proofErr w:type="spellEnd"/>
      <w:r w:rsidRPr="002903EE">
        <w:rPr>
          <w:rFonts w:cs="Times New Roman"/>
          <w:color w:val="000000"/>
        </w:rPr>
        <w:t xml:space="preserve"> in. </w:t>
      </w:r>
      <w:proofErr w:type="spellStart"/>
      <w:r w:rsidRPr="002903EE">
        <w:rPr>
          <w:rFonts w:cs="Times New Roman"/>
          <w:color w:val="000000"/>
        </w:rPr>
        <w:t>Hieronder</w:t>
      </w:r>
      <w:proofErr w:type="spellEnd"/>
      <w:r w:rsidRPr="002903EE">
        <w:rPr>
          <w:rFonts w:cs="Times New Roman"/>
          <w:color w:val="000000"/>
        </w:rPr>
        <w:t xml:space="preserve"> </w:t>
      </w:r>
      <w:proofErr w:type="spellStart"/>
      <w:r w:rsidRPr="002903EE">
        <w:rPr>
          <w:rFonts w:cs="Times New Roman"/>
          <w:color w:val="000000"/>
        </w:rPr>
        <w:t>noemen</w:t>
      </w:r>
      <w:proofErr w:type="spellEnd"/>
      <w:r w:rsidRPr="002903EE">
        <w:rPr>
          <w:rFonts w:cs="Times New Roman"/>
          <w:color w:val="000000"/>
        </w:rPr>
        <w:t xml:space="preserve"> we de </w:t>
      </w:r>
      <w:proofErr w:type="spellStart"/>
      <w:r w:rsidRPr="002903EE">
        <w:rPr>
          <w:rFonts w:cs="Times New Roman"/>
          <w:color w:val="000000"/>
        </w:rPr>
        <w:t>belangrijkste</w:t>
      </w:r>
      <w:proofErr w:type="spellEnd"/>
      <w:r w:rsidRPr="002903EE">
        <w:rPr>
          <w:rFonts w:cs="Times New Roman"/>
          <w:color w:val="000000"/>
        </w:rPr>
        <w:t xml:space="preserve"> </w:t>
      </w:r>
      <w:proofErr w:type="spellStart"/>
      <w:r w:rsidRPr="002903EE">
        <w:rPr>
          <w:rFonts w:cs="Times New Roman"/>
          <w:color w:val="000000"/>
        </w:rPr>
        <w:t>onderdelen</w:t>
      </w:r>
      <w:proofErr w:type="spellEnd"/>
      <w:r w:rsidRPr="002903EE">
        <w:rPr>
          <w:rFonts w:cs="Times New Roman"/>
          <w:color w:val="000000"/>
        </w:rPr>
        <w:t>:</w:t>
      </w:r>
    </w:p>
    <w:p w14:paraId="7DC95136" w14:textId="2187FF43" w:rsidR="00714B74" w:rsidRPr="002903EE" w:rsidRDefault="00714B74" w:rsidP="00714B74">
      <w:pPr>
        <w:pStyle w:val="Lijstalinea"/>
        <w:numPr>
          <w:ilvl w:val="0"/>
          <w:numId w:val="12"/>
        </w:numPr>
        <w:rPr>
          <w:rFonts w:cs="Times New Roman"/>
          <w:color w:val="000000"/>
        </w:rPr>
      </w:pPr>
      <w:proofErr w:type="spellStart"/>
      <w:r w:rsidRPr="002903EE">
        <w:rPr>
          <w:rFonts w:cs="Times New Roman"/>
          <w:color w:val="000000"/>
        </w:rPr>
        <w:t>Marevocale</w:t>
      </w:r>
      <w:proofErr w:type="spellEnd"/>
    </w:p>
    <w:p w14:paraId="79587E8F" w14:textId="578290A2" w:rsidR="00714B74" w:rsidRPr="002903EE" w:rsidRDefault="00714B74" w:rsidP="00714B74">
      <w:pPr>
        <w:pStyle w:val="Lijstalinea"/>
        <w:numPr>
          <w:ilvl w:val="0"/>
          <w:numId w:val="12"/>
        </w:numPr>
        <w:rPr>
          <w:rFonts w:cs="Times New Roman"/>
          <w:color w:val="000000"/>
        </w:rPr>
      </w:pPr>
      <w:proofErr w:type="spellStart"/>
      <w:r w:rsidRPr="002903EE">
        <w:rPr>
          <w:rFonts w:cs="Times New Roman"/>
          <w:color w:val="000000"/>
        </w:rPr>
        <w:t>Muziekgroep</w:t>
      </w:r>
      <w:proofErr w:type="spellEnd"/>
    </w:p>
    <w:p w14:paraId="46F36C7F" w14:textId="1421BE82" w:rsidR="00714B74" w:rsidRPr="002903EE" w:rsidRDefault="00714B74" w:rsidP="00714B74">
      <w:pPr>
        <w:pStyle w:val="Lijstalinea"/>
        <w:numPr>
          <w:ilvl w:val="0"/>
          <w:numId w:val="12"/>
        </w:numPr>
        <w:rPr>
          <w:rFonts w:cs="Times New Roman"/>
          <w:color w:val="000000"/>
        </w:rPr>
      </w:pPr>
      <w:proofErr w:type="spellStart"/>
      <w:r w:rsidRPr="002903EE">
        <w:rPr>
          <w:rFonts w:cs="Times New Roman"/>
          <w:color w:val="000000"/>
        </w:rPr>
        <w:t>Concerten</w:t>
      </w:r>
      <w:proofErr w:type="spellEnd"/>
      <w:r w:rsidRPr="002903EE">
        <w:rPr>
          <w:rFonts w:cs="Times New Roman"/>
          <w:color w:val="000000"/>
        </w:rPr>
        <w:t xml:space="preserve"> in de </w:t>
      </w:r>
      <w:proofErr w:type="spellStart"/>
      <w:r w:rsidRPr="002903EE">
        <w:rPr>
          <w:rFonts w:cs="Times New Roman"/>
          <w:color w:val="000000"/>
        </w:rPr>
        <w:t>kerk</w:t>
      </w:r>
      <w:proofErr w:type="spellEnd"/>
    </w:p>
    <w:p w14:paraId="6D964A5B" w14:textId="34E511B4" w:rsidR="00714B74" w:rsidRPr="002903EE" w:rsidRDefault="00714B74" w:rsidP="00714B74">
      <w:pPr>
        <w:rPr>
          <w:rFonts w:cs="Times New Roman"/>
          <w:color w:val="000000"/>
        </w:rPr>
      </w:pPr>
    </w:p>
    <w:p w14:paraId="52E4EFBF" w14:textId="28B4B5E6" w:rsidR="00714B74" w:rsidRPr="002903EE" w:rsidRDefault="00714B74" w:rsidP="00714B74">
      <w:pPr>
        <w:pStyle w:val="Lijstalinea"/>
        <w:numPr>
          <w:ilvl w:val="0"/>
          <w:numId w:val="12"/>
        </w:numPr>
        <w:rPr>
          <w:rFonts w:cs="Times New Roman"/>
          <w:color w:val="000000"/>
        </w:rPr>
      </w:pPr>
      <w:proofErr w:type="spellStart"/>
      <w:r w:rsidRPr="002903EE">
        <w:rPr>
          <w:rFonts w:cs="Times New Roman"/>
          <w:color w:val="000000"/>
        </w:rPr>
        <w:t>Marevocale</w:t>
      </w:r>
      <w:proofErr w:type="spellEnd"/>
    </w:p>
    <w:p w14:paraId="37B2EF41" w14:textId="1764F34E" w:rsidR="00714B74" w:rsidRPr="002903EE" w:rsidRDefault="00714B74" w:rsidP="00714B74">
      <w:pPr>
        <w:rPr>
          <w:rFonts w:cs="Times New Roman"/>
          <w:color w:val="000000"/>
        </w:rPr>
      </w:pPr>
      <w:proofErr w:type="spellStart"/>
      <w:r w:rsidRPr="002903EE">
        <w:rPr>
          <w:rFonts w:cs="Times New Roman"/>
          <w:color w:val="000000"/>
        </w:rPr>
        <w:t>Marevocale</w:t>
      </w:r>
      <w:proofErr w:type="spellEnd"/>
      <w:r w:rsidRPr="002903EE">
        <w:rPr>
          <w:rFonts w:cs="Times New Roman"/>
          <w:color w:val="000000"/>
        </w:rPr>
        <w:t xml:space="preserve"> is </w:t>
      </w:r>
      <w:proofErr w:type="spellStart"/>
      <w:r w:rsidRPr="002903EE">
        <w:rPr>
          <w:rFonts w:cs="Times New Roman"/>
          <w:color w:val="000000"/>
        </w:rPr>
        <w:t>onze</w:t>
      </w:r>
      <w:proofErr w:type="spellEnd"/>
      <w:r w:rsidRPr="002903EE">
        <w:rPr>
          <w:rFonts w:cs="Times New Roman"/>
          <w:color w:val="000000"/>
        </w:rPr>
        <w:t xml:space="preserve"> </w:t>
      </w:r>
      <w:proofErr w:type="spellStart"/>
      <w:r w:rsidRPr="002903EE">
        <w:rPr>
          <w:rFonts w:cs="Times New Roman"/>
          <w:color w:val="000000"/>
        </w:rPr>
        <w:t>kerkkoor</w:t>
      </w:r>
      <w:proofErr w:type="spellEnd"/>
      <w:r w:rsidRPr="002903EE">
        <w:rPr>
          <w:rFonts w:cs="Times New Roman"/>
          <w:color w:val="000000"/>
        </w:rPr>
        <w:t xml:space="preserve"> </w:t>
      </w:r>
      <w:proofErr w:type="spellStart"/>
      <w:r w:rsidRPr="002903EE">
        <w:rPr>
          <w:rFonts w:cs="Times New Roman"/>
          <w:color w:val="000000"/>
        </w:rPr>
        <w:t>dat</w:t>
      </w:r>
      <w:proofErr w:type="spellEnd"/>
      <w:r w:rsidRPr="002903EE">
        <w:rPr>
          <w:rFonts w:cs="Times New Roman"/>
          <w:color w:val="000000"/>
        </w:rPr>
        <w:t xml:space="preserve"> op </w:t>
      </w:r>
      <w:proofErr w:type="spellStart"/>
      <w:r w:rsidRPr="002903EE">
        <w:rPr>
          <w:rFonts w:cs="Times New Roman"/>
          <w:color w:val="000000"/>
        </w:rPr>
        <w:t>hoogtijdagen</w:t>
      </w:r>
      <w:proofErr w:type="spellEnd"/>
      <w:r w:rsidRPr="002903EE">
        <w:rPr>
          <w:rFonts w:cs="Times New Roman"/>
          <w:color w:val="000000"/>
        </w:rPr>
        <w:t xml:space="preserve"> </w:t>
      </w:r>
      <w:proofErr w:type="spellStart"/>
      <w:r w:rsidRPr="002903EE">
        <w:rPr>
          <w:rFonts w:cs="Times New Roman"/>
          <w:color w:val="000000"/>
        </w:rPr>
        <w:t>zingt</w:t>
      </w:r>
      <w:proofErr w:type="spellEnd"/>
      <w:r w:rsidRPr="002903EE">
        <w:rPr>
          <w:rFonts w:cs="Times New Roman"/>
          <w:color w:val="000000"/>
        </w:rPr>
        <w:t xml:space="preserve"> in de </w:t>
      </w:r>
      <w:proofErr w:type="spellStart"/>
      <w:r w:rsidRPr="002903EE">
        <w:rPr>
          <w:rFonts w:cs="Times New Roman"/>
          <w:color w:val="000000"/>
        </w:rPr>
        <w:t>dienst</w:t>
      </w:r>
      <w:proofErr w:type="spellEnd"/>
      <w:r w:rsidRPr="002903EE">
        <w:rPr>
          <w:rFonts w:cs="Times New Roman"/>
          <w:color w:val="000000"/>
        </w:rPr>
        <w:t xml:space="preserve">. </w:t>
      </w:r>
      <w:proofErr w:type="spellStart"/>
      <w:r w:rsidRPr="002903EE">
        <w:rPr>
          <w:rFonts w:cs="Times New Roman"/>
          <w:color w:val="000000"/>
        </w:rPr>
        <w:t>Onder</w:t>
      </w:r>
      <w:proofErr w:type="spellEnd"/>
      <w:r w:rsidRPr="002903EE">
        <w:rPr>
          <w:rFonts w:cs="Times New Roman"/>
          <w:color w:val="000000"/>
        </w:rPr>
        <w:t xml:space="preserve"> </w:t>
      </w:r>
      <w:proofErr w:type="spellStart"/>
      <w:r w:rsidRPr="002903EE">
        <w:rPr>
          <w:rFonts w:cs="Times New Roman"/>
          <w:color w:val="000000"/>
        </w:rPr>
        <w:t>leiding</w:t>
      </w:r>
      <w:proofErr w:type="spellEnd"/>
      <w:r w:rsidRPr="002903EE">
        <w:rPr>
          <w:rFonts w:cs="Times New Roman"/>
          <w:color w:val="000000"/>
        </w:rPr>
        <w:t xml:space="preserve"> van de cantor-organist </w:t>
      </w:r>
      <w:proofErr w:type="spellStart"/>
      <w:r w:rsidRPr="002903EE">
        <w:rPr>
          <w:rFonts w:cs="Times New Roman"/>
          <w:color w:val="000000"/>
        </w:rPr>
        <w:t>zingt</w:t>
      </w:r>
      <w:proofErr w:type="spellEnd"/>
      <w:r w:rsidRPr="002903EE">
        <w:rPr>
          <w:rFonts w:cs="Times New Roman"/>
          <w:color w:val="000000"/>
        </w:rPr>
        <w:t xml:space="preserve"> het </w:t>
      </w:r>
      <w:proofErr w:type="spellStart"/>
      <w:r w:rsidRPr="002903EE">
        <w:rPr>
          <w:rFonts w:cs="Times New Roman"/>
          <w:color w:val="000000"/>
        </w:rPr>
        <w:t>koor</w:t>
      </w:r>
      <w:proofErr w:type="spellEnd"/>
      <w:r w:rsidRPr="002903EE">
        <w:rPr>
          <w:rFonts w:cs="Times New Roman"/>
          <w:color w:val="000000"/>
        </w:rPr>
        <w:t xml:space="preserve"> </w:t>
      </w:r>
      <w:proofErr w:type="spellStart"/>
      <w:r w:rsidRPr="002903EE">
        <w:rPr>
          <w:rFonts w:cs="Times New Roman"/>
          <w:color w:val="000000"/>
        </w:rPr>
        <w:t>klassieke</w:t>
      </w:r>
      <w:proofErr w:type="spellEnd"/>
      <w:r w:rsidRPr="002903EE">
        <w:rPr>
          <w:rFonts w:cs="Times New Roman"/>
          <w:color w:val="000000"/>
        </w:rPr>
        <w:t xml:space="preserve"> </w:t>
      </w:r>
      <w:proofErr w:type="spellStart"/>
      <w:r w:rsidRPr="002903EE">
        <w:rPr>
          <w:rFonts w:cs="Times New Roman"/>
          <w:color w:val="000000"/>
        </w:rPr>
        <w:t>kerkmuziek</w:t>
      </w:r>
      <w:proofErr w:type="spellEnd"/>
      <w:r w:rsidRPr="002903EE">
        <w:rPr>
          <w:rFonts w:cs="Times New Roman"/>
          <w:color w:val="000000"/>
        </w:rPr>
        <w:t xml:space="preserve">. </w:t>
      </w:r>
      <w:proofErr w:type="spellStart"/>
      <w:r w:rsidRPr="002903EE">
        <w:rPr>
          <w:rFonts w:cs="Times New Roman"/>
          <w:color w:val="000000"/>
        </w:rPr>
        <w:t>Denk</w:t>
      </w:r>
      <w:proofErr w:type="spellEnd"/>
      <w:r w:rsidRPr="002903EE">
        <w:rPr>
          <w:rFonts w:cs="Times New Roman"/>
          <w:color w:val="000000"/>
        </w:rPr>
        <w:t xml:space="preserve"> </w:t>
      </w:r>
      <w:proofErr w:type="spellStart"/>
      <w:r w:rsidRPr="002903EE">
        <w:rPr>
          <w:rFonts w:cs="Times New Roman"/>
          <w:color w:val="000000"/>
        </w:rPr>
        <w:t>bijvoorbeeld</w:t>
      </w:r>
      <w:proofErr w:type="spellEnd"/>
      <w:r w:rsidRPr="002903EE">
        <w:rPr>
          <w:rFonts w:cs="Times New Roman"/>
          <w:color w:val="000000"/>
        </w:rPr>
        <w:t xml:space="preserve"> </w:t>
      </w:r>
      <w:proofErr w:type="spellStart"/>
      <w:r w:rsidRPr="002903EE">
        <w:rPr>
          <w:rFonts w:cs="Times New Roman"/>
          <w:color w:val="000000"/>
        </w:rPr>
        <w:t>aan</w:t>
      </w:r>
      <w:proofErr w:type="spellEnd"/>
      <w:r w:rsidRPr="002903EE">
        <w:rPr>
          <w:rFonts w:cs="Times New Roman"/>
          <w:color w:val="000000"/>
        </w:rPr>
        <w:t xml:space="preserve"> J.S. Bach, Mendelsohn of Buxtehude. Het </w:t>
      </w:r>
      <w:proofErr w:type="spellStart"/>
      <w:r w:rsidRPr="002903EE">
        <w:rPr>
          <w:rFonts w:cs="Times New Roman"/>
          <w:color w:val="000000"/>
        </w:rPr>
        <w:t>koor</w:t>
      </w:r>
      <w:proofErr w:type="spellEnd"/>
      <w:r w:rsidRPr="002903EE">
        <w:rPr>
          <w:rFonts w:cs="Times New Roman"/>
          <w:color w:val="000000"/>
        </w:rPr>
        <w:t xml:space="preserve"> is </w:t>
      </w:r>
      <w:proofErr w:type="spellStart"/>
      <w:r w:rsidRPr="002903EE">
        <w:rPr>
          <w:rFonts w:cs="Times New Roman"/>
          <w:color w:val="000000"/>
        </w:rPr>
        <w:t>een</w:t>
      </w:r>
      <w:proofErr w:type="spellEnd"/>
      <w:r w:rsidRPr="002903EE">
        <w:rPr>
          <w:rFonts w:cs="Times New Roman"/>
          <w:color w:val="000000"/>
        </w:rPr>
        <w:t xml:space="preserve"> </w:t>
      </w:r>
      <w:proofErr w:type="spellStart"/>
      <w:r w:rsidRPr="002903EE">
        <w:rPr>
          <w:rFonts w:cs="Times New Roman"/>
          <w:color w:val="000000"/>
        </w:rPr>
        <w:t>projectkoor</w:t>
      </w:r>
      <w:proofErr w:type="spellEnd"/>
      <w:r w:rsidRPr="002903EE">
        <w:rPr>
          <w:rFonts w:cs="Times New Roman"/>
          <w:color w:val="000000"/>
        </w:rPr>
        <w:t xml:space="preserve">, </w:t>
      </w:r>
      <w:proofErr w:type="spellStart"/>
      <w:r w:rsidRPr="002903EE">
        <w:rPr>
          <w:rFonts w:cs="Times New Roman"/>
          <w:color w:val="000000"/>
        </w:rPr>
        <w:t>waardoor</w:t>
      </w:r>
      <w:proofErr w:type="spellEnd"/>
      <w:r w:rsidRPr="002903EE">
        <w:rPr>
          <w:rFonts w:cs="Times New Roman"/>
          <w:color w:val="000000"/>
        </w:rPr>
        <w:t xml:space="preserve"> </w:t>
      </w:r>
      <w:proofErr w:type="spellStart"/>
      <w:r w:rsidRPr="002903EE">
        <w:rPr>
          <w:rFonts w:cs="Times New Roman"/>
          <w:color w:val="000000"/>
        </w:rPr>
        <w:t>geïnteresseerden</w:t>
      </w:r>
      <w:proofErr w:type="spellEnd"/>
      <w:r w:rsidRPr="002903EE">
        <w:rPr>
          <w:rFonts w:cs="Times New Roman"/>
          <w:color w:val="000000"/>
        </w:rPr>
        <w:t xml:space="preserve"> </w:t>
      </w:r>
      <w:proofErr w:type="spellStart"/>
      <w:r w:rsidRPr="002903EE">
        <w:rPr>
          <w:rFonts w:cs="Times New Roman"/>
          <w:color w:val="000000"/>
        </w:rPr>
        <w:t>zelf</w:t>
      </w:r>
      <w:proofErr w:type="spellEnd"/>
      <w:r w:rsidRPr="002903EE">
        <w:rPr>
          <w:rFonts w:cs="Times New Roman"/>
          <w:color w:val="000000"/>
        </w:rPr>
        <w:t xml:space="preserve"> </w:t>
      </w:r>
      <w:proofErr w:type="spellStart"/>
      <w:r w:rsidRPr="002903EE">
        <w:rPr>
          <w:rFonts w:cs="Times New Roman"/>
          <w:color w:val="000000"/>
        </w:rPr>
        <w:t>kunnen</w:t>
      </w:r>
      <w:proofErr w:type="spellEnd"/>
      <w:r w:rsidRPr="002903EE">
        <w:rPr>
          <w:rFonts w:cs="Times New Roman"/>
          <w:color w:val="000000"/>
        </w:rPr>
        <w:t xml:space="preserve"> </w:t>
      </w:r>
      <w:proofErr w:type="spellStart"/>
      <w:r w:rsidRPr="002903EE">
        <w:rPr>
          <w:rFonts w:cs="Times New Roman"/>
          <w:color w:val="000000"/>
        </w:rPr>
        <w:t>kiezen</w:t>
      </w:r>
      <w:proofErr w:type="spellEnd"/>
      <w:r w:rsidRPr="002903EE">
        <w:rPr>
          <w:rFonts w:cs="Times New Roman"/>
          <w:color w:val="000000"/>
        </w:rPr>
        <w:t xml:space="preserve"> </w:t>
      </w:r>
      <w:proofErr w:type="spellStart"/>
      <w:r w:rsidRPr="002903EE">
        <w:rPr>
          <w:rFonts w:cs="Times New Roman"/>
          <w:color w:val="000000"/>
        </w:rPr>
        <w:t>voor</w:t>
      </w:r>
      <w:proofErr w:type="spellEnd"/>
      <w:r w:rsidRPr="002903EE">
        <w:rPr>
          <w:rFonts w:cs="Times New Roman"/>
          <w:color w:val="000000"/>
        </w:rPr>
        <w:t xml:space="preserve"> </w:t>
      </w:r>
      <w:proofErr w:type="spellStart"/>
      <w:r w:rsidRPr="002903EE">
        <w:rPr>
          <w:rFonts w:cs="Times New Roman"/>
          <w:color w:val="000000"/>
        </w:rPr>
        <w:t>welke</w:t>
      </w:r>
      <w:proofErr w:type="spellEnd"/>
      <w:r w:rsidRPr="002903EE">
        <w:rPr>
          <w:rFonts w:cs="Times New Roman"/>
          <w:color w:val="000000"/>
        </w:rPr>
        <w:t xml:space="preserve"> </w:t>
      </w:r>
      <w:proofErr w:type="spellStart"/>
      <w:r w:rsidRPr="002903EE">
        <w:rPr>
          <w:rFonts w:cs="Times New Roman"/>
          <w:color w:val="000000"/>
        </w:rPr>
        <w:t>uitvoering</w:t>
      </w:r>
      <w:proofErr w:type="spellEnd"/>
      <w:r w:rsidRPr="002903EE">
        <w:rPr>
          <w:rFonts w:cs="Times New Roman"/>
          <w:color w:val="000000"/>
        </w:rPr>
        <w:t xml:space="preserve"> ze </w:t>
      </w:r>
      <w:proofErr w:type="spellStart"/>
      <w:r w:rsidRPr="002903EE">
        <w:rPr>
          <w:rFonts w:cs="Times New Roman"/>
          <w:color w:val="000000"/>
        </w:rPr>
        <w:t>meedoen</w:t>
      </w:r>
      <w:proofErr w:type="spellEnd"/>
      <w:r w:rsidRPr="002903EE">
        <w:rPr>
          <w:rFonts w:cs="Times New Roman"/>
          <w:color w:val="000000"/>
        </w:rPr>
        <w:t xml:space="preserve">. </w:t>
      </w:r>
      <w:r w:rsidR="002903EE" w:rsidRPr="002903EE">
        <w:rPr>
          <w:rFonts w:cs="Times New Roman"/>
          <w:color w:val="000000"/>
        </w:rPr>
        <w:t xml:space="preserve">Heb je </w:t>
      </w:r>
      <w:proofErr w:type="spellStart"/>
      <w:r w:rsidR="002903EE" w:rsidRPr="002903EE">
        <w:rPr>
          <w:rFonts w:cs="Times New Roman"/>
          <w:color w:val="000000"/>
        </w:rPr>
        <w:t>een</w:t>
      </w:r>
      <w:proofErr w:type="spellEnd"/>
      <w:r w:rsidR="002903EE" w:rsidRPr="002903EE">
        <w:rPr>
          <w:rFonts w:cs="Times New Roman"/>
          <w:color w:val="000000"/>
        </w:rPr>
        <w:t xml:space="preserve"> </w:t>
      </w:r>
      <w:proofErr w:type="spellStart"/>
      <w:r w:rsidR="002903EE" w:rsidRPr="002903EE">
        <w:rPr>
          <w:rFonts w:cs="Times New Roman"/>
          <w:color w:val="000000"/>
        </w:rPr>
        <w:t>vraag</w:t>
      </w:r>
      <w:proofErr w:type="spellEnd"/>
      <w:r w:rsidR="002903EE" w:rsidRPr="002903EE">
        <w:rPr>
          <w:rFonts w:cs="Times New Roman"/>
          <w:color w:val="000000"/>
        </w:rPr>
        <w:t xml:space="preserve"> </w:t>
      </w:r>
      <w:proofErr w:type="spellStart"/>
      <w:r w:rsidR="002903EE" w:rsidRPr="002903EE">
        <w:rPr>
          <w:rFonts w:cs="Times New Roman"/>
          <w:color w:val="000000"/>
        </w:rPr>
        <w:t>hierover</w:t>
      </w:r>
      <w:proofErr w:type="spellEnd"/>
      <w:r w:rsidR="002903EE" w:rsidRPr="002903EE">
        <w:rPr>
          <w:rFonts w:cs="Times New Roman"/>
          <w:color w:val="000000"/>
        </w:rPr>
        <w:t xml:space="preserve">, </w:t>
      </w:r>
      <w:proofErr w:type="spellStart"/>
      <w:r w:rsidR="002903EE" w:rsidRPr="002903EE">
        <w:rPr>
          <w:rFonts w:cs="Times New Roman"/>
          <w:color w:val="000000"/>
        </w:rPr>
        <w:t>stuur</w:t>
      </w:r>
      <w:proofErr w:type="spellEnd"/>
      <w:r w:rsidR="002903EE" w:rsidRPr="002903EE">
        <w:rPr>
          <w:rFonts w:cs="Times New Roman"/>
          <w:color w:val="000000"/>
        </w:rPr>
        <w:t xml:space="preserve"> </w:t>
      </w:r>
      <w:proofErr w:type="spellStart"/>
      <w:r w:rsidR="002903EE" w:rsidRPr="002903EE">
        <w:rPr>
          <w:rFonts w:cs="Times New Roman"/>
          <w:color w:val="000000"/>
        </w:rPr>
        <w:t>een</w:t>
      </w:r>
      <w:proofErr w:type="spellEnd"/>
      <w:r w:rsidR="002903EE" w:rsidRPr="002903EE">
        <w:rPr>
          <w:rFonts w:cs="Times New Roman"/>
          <w:color w:val="000000"/>
        </w:rPr>
        <w:t xml:space="preserve"> </w:t>
      </w:r>
      <w:proofErr w:type="spellStart"/>
      <w:r w:rsidR="002903EE" w:rsidRPr="002903EE">
        <w:rPr>
          <w:rFonts w:cs="Times New Roman"/>
          <w:color w:val="000000"/>
        </w:rPr>
        <w:t>mailtje</w:t>
      </w:r>
      <w:proofErr w:type="spellEnd"/>
      <w:r w:rsidR="002903EE" w:rsidRPr="002903EE">
        <w:rPr>
          <w:rFonts w:cs="Times New Roman"/>
          <w:color w:val="000000"/>
        </w:rPr>
        <w:t xml:space="preserve"> </w:t>
      </w:r>
      <w:proofErr w:type="spellStart"/>
      <w:r w:rsidR="002903EE" w:rsidRPr="002903EE">
        <w:rPr>
          <w:rFonts w:cs="Times New Roman"/>
          <w:color w:val="000000"/>
        </w:rPr>
        <w:t>aan</w:t>
      </w:r>
      <w:proofErr w:type="spellEnd"/>
      <w:r w:rsidR="002903EE" w:rsidRPr="002903EE">
        <w:rPr>
          <w:rFonts w:cs="Times New Roman"/>
          <w:color w:val="000000"/>
        </w:rPr>
        <w:t xml:space="preserve"> </w:t>
      </w:r>
      <w:commentRangeStart w:id="5"/>
      <w:proofErr w:type="spellStart"/>
      <w:r w:rsidR="002903EE" w:rsidRPr="002903EE">
        <w:rPr>
          <w:rFonts w:cs="Times New Roman"/>
          <w:color w:val="000000"/>
        </w:rPr>
        <w:t>Adriaan</w:t>
      </w:r>
      <w:proofErr w:type="spellEnd"/>
      <w:r w:rsidR="002903EE" w:rsidRPr="002903EE">
        <w:rPr>
          <w:rFonts w:cs="Times New Roman"/>
          <w:color w:val="000000"/>
        </w:rPr>
        <w:t xml:space="preserve"> Hoek.</w:t>
      </w:r>
      <w:commentRangeEnd w:id="5"/>
      <w:r w:rsidR="002903EE" w:rsidRPr="002903EE">
        <w:rPr>
          <w:rStyle w:val="Verwijzingopmerking"/>
          <w:rFonts w:cs="Times New Roman"/>
          <w:sz w:val="24"/>
          <w:szCs w:val="24"/>
        </w:rPr>
        <w:commentReference w:id="5"/>
      </w:r>
    </w:p>
    <w:p w14:paraId="0C09E0F1" w14:textId="77777777" w:rsidR="00714B74" w:rsidRPr="002903EE" w:rsidRDefault="00714B74" w:rsidP="00AE5567">
      <w:pPr>
        <w:rPr>
          <w:rFonts w:cs="Times New Roman"/>
          <w:color w:val="000000"/>
        </w:rPr>
      </w:pPr>
    </w:p>
    <w:p w14:paraId="66EFF088" w14:textId="545EA63A" w:rsidR="00714B74" w:rsidRPr="002903EE" w:rsidRDefault="002903EE" w:rsidP="002903EE">
      <w:pPr>
        <w:pStyle w:val="Lijstalinea"/>
        <w:numPr>
          <w:ilvl w:val="0"/>
          <w:numId w:val="13"/>
        </w:numPr>
        <w:rPr>
          <w:rFonts w:cs="Times New Roman"/>
          <w:lang w:val="nl-NL"/>
        </w:rPr>
      </w:pPr>
      <w:r w:rsidRPr="002903EE">
        <w:rPr>
          <w:rFonts w:cs="Times New Roman"/>
          <w:lang w:val="nl-NL"/>
        </w:rPr>
        <w:t>Muziekgroep</w:t>
      </w:r>
    </w:p>
    <w:p w14:paraId="4E1BD5E9" w14:textId="18CC511E" w:rsidR="002903EE" w:rsidRPr="002903EE" w:rsidRDefault="002903EE" w:rsidP="002903EE">
      <w:pPr>
        <w:rPr>
          <w:rFonts w:cs="Times New Roman"/>
          <w:lang w:val="nl-NL"/>
        </w:rPr>
      </w:pPr>
      <w:r w:rsidRPr="002903EE">
        <w:rPr>
          <w:rFonts w:cs="Times New Roman"/>
          <w:lang w:val="nl-NL"/>
        </w:rPr>
        <w:t xml:space="preserve">De muziekgroep begeleidt de </w:t>
      </w:r>
      <w:proofErr w:type="spellStart"/>
      <w:r w:rsidRPr="002903EE">
        <w:rPr>
          <w:rFonts w:cs="Times New Roman"/>
          <w:lang w:val="nl-NL"/>
        </w:rPr>
        <w:t>alphadiensten</w:t>
      </w:r>
      <w:proofErr w:type="spellEnd"/>
      <w:r w:rsidRPr="002903EE">
        <w:rPr>
          <w:rFonts w:cs="Times New Roman"/>
          <w:lang w:val="nl-NL"/>
        </w:rPr>
        <w:t xml:space="preserve"> (8x per jaar) en de jeugddiensten (4x per jaar). Dit gaat om meer hedendaagse christelijke liederen. Gemeenteleden die een instrument spelen of goed kunnen zingen, zijn van harte welkom om mee te doen. Voor elke dienst wordt er één of meer keer geoefend. </w:t>
      </w:r>
    </w:p>
    <w:p w14:paraId="7150BC85" w14:textId="415D253D" w:rsidR="002903EE" w:rsidRDefault="002903EE" w:rsidP="002903EE">
      <w:pPr>
        <w:rPr>
          <w:rFonts w:cs="Times New Roman"/>
          <w:lang w:val="nl-NL"/>
        </w:rPr>
      </w:pPr>
    </w:p>
    <w:p w14:paraId="2D6A76CB" w14:textId="474B2163" w:rsidR="002903EE" w:rsidRDefault="002903EE" w:rsidP="002903EE">
      <w:pPr>
        <w:pStyle w:val="Lijstalinea"/>
        <w:numPr>
          <w:ilvl w:val="0"/>
          <w:numId w:val="13"/>
        </w:numPr>
        <w:rPr>
          <w:rFonts w:cs="Times New Roman"/>
          <w:lang w:val="nl-NL"/>
        </w:rPr>
      </w:pPr>
      <w:r>
        <w:rPr>
          <w:rFonts w:cs="Times New Roman"/>
          <w:lang w:val="nl-NL"/>
        </w:rPr>
        <w:t>Concerten in de kerk</w:t>
      </w:r>
    </w:p>
    <w:p w14:paraId="77401CD6" w14:textId="60B5BA12" w:rsidR="002903EE" w:rsidRDefault="002903EE" w:rsidP="002903EE">
      <w:pPr>
        <w:rPr>
          <w:rFonts w:cs="Times New Roman"/>
          <w:lang w:val="nl-NL"/>
        </w:rPr>
      </w:pPr>
      <w:r>
        <w:rPr>
          <w:rFonts w:cs="Times New Roman"/>
          <w:lang w:val="nl-NL"/>
        </w:rPr>
        <w:t xml:space="preserve">Er zijn regelmatig concerten in de </w:t>
      </w:r>
      <w:proofErr w:type="spellStart"/>
      <w:r>
        <w:rPr>
          <w:rFonts w:cs="Times New Roman"/>
          <w:lang w:val="nl-NL"/>
        </w:rPr>
        <w:t>marekerk</w:t>
      </w:r>
      <w:proofErr w:type="spellEnd"/>
      <w:r>
        <w:rPr>
          <w:rFonts w:cs="Times New Roman"/>
          <w:lang w:val="nl-NL"/>
        </w:rPr>
        <w:t xml:space="preserve">. Deze zijn in de regel op zaterdagmiddag. Zie hier de actuele concertserie: </w:t>
      </w:r>
      <w:r w:rsidRPr="002903EE">
        <w:rPr>
          <w:rFonts w:cs="Times New Roman"/>
          <w:lang w:val="nl-NL"/>
        </w:rPr>
        <w:t>https://www.marekerk.nl/concertserie</w:t>
      </w:r>
    </w:p>
    <w:p w14:paraId="6ACC3B24" w14:textId="77777777" w:rsidR="002903EE" w:rsidRPr="002903EE" w:rsidRDefault="002903EE" w:rsidP="002903EE">
      <w:pPr>
        <w:rPr>
          <w:rFonts w:cs="Times New Roman"/>
          <w:lang w:val="nl-NL"/>
        </w:rPr>
      </w:pPr>
    </w:p>
    <w:p w14:paraId="1444DEAD" w14:textId="6CA54745" w:rsidR="00E1426C" w:rsidRPr="00876D6C" w:rsidDel="000E326F" w:rsidRDefault="000E326F" w:rsidP="00E1426C">
      <w:pPr>
        <w:pStyle w:val="Lijstalinea"/>
        <w:numPr>
          <w:ilvl w:val="0"/>
          <w:numId w:val="2"/>
        </w:numPr>
        <w:rPr>
          <w:del w:id="6" w:author="Scriba Marekerk" w:date="2026-08-15T20:09:00Z"/>
          <w:rFonts w:ascii="Poppins" w:hAnsi="Poppins" w:cs="Poppins"/>
          <w:lang w:val="nl-NL"/>
        </w:rPr>
      </w:pPr>
      <w:r>
        <w:rPr>
          <w:rFonts w:ascii="Poppins" w:hAnsi="Poppins" w:cs="Poppins"/>
          <w:lang w:val="nl-NL"/>
        </w:rPr>
        <w:t xml:space="preserve">Bijzondere </w:t>
      </w:r>
      <w:proofErr w:type="spellStart"/>
      <w:r w:rsidR="00D5100A">
        <w:rPr>
          <w:rFonts w:ascii="Poppins" w:hAnsi="Poppins" w:cs="Poppins"/>
          <w:lang w:val="nl-NL"/>
        </w:rPr>
        <w:t>vieringen</w:t>
      </w:r>
    </w:p>
    <w:p w14:paraId="39FD51ED" w14:textId="7E5ECE8E" w:rsidR="00E1426C" w:rsidRPr="00876D6C" w:rsidRDefault="00E1426C" w:rsidP="00E1426C">
      <w:pPr>
        <w:pStyle w:val="Lijstalinea"/>
        <w:numPr>
          <w:ilvl w:val="1"/>
          <w:numId w:val="2"/>
        </w:numPr>
        <w:rPr>
          <w:rFonts w:ascii="Poppins" w:hAnsi="Poppins" w:cs="Poppins"/>
          <w:lang w:val="nl-NL"/>
        </w:rPr>
      </w:pPr>
      <w:commentRangeStart w:id="7"/>
      <w:r w:rsidRPr="00876D6C">
        <w:rPr>
          <w:rFonts w:ascii="Poppins" w:hAnsi="Poppins" w:cs="Poppins"/>
          <w:lang w:val="nl-NL"/>
        </w:rPr>
        <w:t>Trouwen</w:t>
      </w:r>
      <w:proofErr w:type="spellEnd"/>
    </w:p>
    <w:p w14:paraId="3C774969" w14:textId="77CC4CDF" w:rsidR="000E326F" w:rsidRDefault="000E326F" w:rsidP="00E1426C">
      <w:pPr>
        <w:pStyle w:val="Lijstalinea"/>
        <w:numPr>
          <w:ilvl w:val="1"/>
          <w:numId w:val="2"/>
        </w:numPr>
        <w:rPr>
          <w:rFonts w:ascii="Poppins" w:hAnsi="Poppins" w:cs="Poppins"/>
          <w:lang w:val="nl-NL"/>
        </w:rPr>
      </w:pPr>
      <w:r>
        <w:rPr>
          <w:rFonts w:ascii="Poppins" w:hAnsi="Poppins" w:cs="Poppins"/>
          <w:lang w:val="nl-NL"/>
        </w:rPr>
        <w:t>Heilig Avondmaal</w:t>
      </w:r>
    </w:p>
    <w:p w14:paraId="5F52931D" w14:textId="6D20250A" w:rsidR="000E326F" w:rsidRPr="000E326F" w:rsidRDefault="00E1426C" w:rsidP="000E326F">
      <w:pPr>
        <w:pStyle w:val="Lijstalinea"/>
        <w:numPr>
          <w:ilvl w:val="1"/>
          <w:numId w:val="2"/>
        </w:numPr>
        <w:rPr>
          <w:rFonts w:ascii="Poppins" w:hAnsi="Poppins" w:cs="Poppins"/>
          <w:lang w:val="nl-NL"/>
        </w:rPr>
      </w:pPr>
      <w:r w:rsidRPr="00876D6C">
        <w:rPr>
          <w:rFonts w:ascii="Poppins" w:hAnsi="Poppins" w:cs="Poppins"/>
          <w:lang w:val="nl-NL"/>
        </w:rPr>
        <w:t>Dopen</w:t>
      </w:r>
      <w:commentRangeEnd w:id="7"/>
      <w:r w:rsidR="000E326F">
        <w:rPr>
          <w:rStyle w:val="Verwijzingopmerking"/>
        </w:rPr>
        <w:commentReference w:id="7"/>
      </w:r>
    </w:p>
    <w:p w14:paraId="68443619" w14:textId="754FA51C" w:rsidR="00E1426C" w:rsidRPr="00876D6C" w:rsidRDefault="00E1426C" w:rsidP="00E1426C">
      <w:pPr>
        <w:pStyle w:val="Lijstalinea"/>
        <w:numPr>
          <w:ilvl w:val="1"/>
          <w:numId w:val="2"/>
        </w:numPr>
        <w:rPr>
          <w:rFonts w:ascii="Poppins" w:hAnsi="Poppins" w:cs="Poppins"/>
          <w:lang w:val="nl-NL"/>
        </w:rPr>
      </w:pPr>
      <w:r w:rsidRPr="00876D6C">
        <w:rPr>
          <w:rFonts w:ascii="Poppins" w:hAnsi="Poppins" w:cs="Poppins"/>
          <w:lang w:val="nl-NL"/>
        </w:rPr>
        <w:t>Belijdenis</w:t>
      </w:r>
    </w:p>
    <w:p w14:paraId="457E4646" w14:textId="1C8C3457" w:rsidR="000E326F" w:rsidRDefault="000E326F" w:rsidP="002903EE">
      <w:pPr>
        <w:pStyle w:val="Geenafstand"/>
      </w:pPr>
      <w:proofErr w:type="spellStart"/>
      <w:r>
        <w:t>Jongeren</w:t>
      </w:r>
      <w:proofErr w:type="spellEnd"/>
      <w:r>
        <w:t xml:space="preserve"> </w:t>
      </w:r>
      <w:proofErr w:type="spellStart"/>
      <w:r>
        <w:t>en</w:t>
      </w:r>
      <w:proofErr w:type="spellEnd"/>
      <w:r>
        <w:t xml:space="preserve"> </w:t>
      </w:r>
      <w:proofErr w:type="spellStart"/>
      <w:r>
        <w:t>ouderen</w:t>
      </w:r>
      <w:proofErr w:type="spellEnd"/>
      <w:r>
        <w:t xml:space="preserve"> </w:t>
      </w:r>
      <w:proofErr w:type="spellStart"/>
      <w:r>
        <w:t>doen</w:t>
      </w:r>
      <w:proofErr w:type="spellEnd"/>
      <w:r>
        <w:t xml:space="preserve"> in </w:t>
      </w:r>
      <w:proofErr w:type="spellStart"/>
      <w:r>
        <w:t>onze</w:t>
      </w:r>
      <w:proofErr w:type="spellEnd"/>
      <w:r>
        <w:t xml:space="preserve"> </w:t>
      </w:r>
      <w:proofErr w:type="spellStart"/>
      <w:r>
        <w:t>gemeente</w:t>
      </w:r>
      <w:proofErr w:type="spellEnd"/>
      <w:r>
        <w:t xml:space="preserve"> </w:t>
      </w:r>
      <w:proofErr w:type="spellStart"/>
      <w:r>
        <w:t>belijdenis</w:t>
      </w:r>
      <w:proofErr w:type="spellEnd"/>
      <w:r>
        <w:t xml:space="preserve"> van </w:t>
      </w:r>
      <w:proofErr w:type="spellStart"/>
      <w:r>
        <w:t>hun</w:t>
      </w:r>
      <w:proofErr w:type="spellEnd"/>
      <w:r>
        <w:t xml:space="preserve"> </w:t>
      </w:r>
      <w:proofErr w:type="spellStart"/>
      <w:r>
        <w:t>geloof</w:t>
      </w:r>
      <w:proofErr w:type="spellEnd"/>
      <w:r>
        <w:t xml:space="preserve">. </w:t>
      </w:r>
      <w:proofErr w:type="spellStart"/>
      <w:r>
        <w:t>Dat</w:t>
      </w:r>
      <w:proofErr w:type="spellEnd"/>
      <w:r>
        <w:t xml:space="preserve"> is </w:t>
      </w:r>
      <w:proofErr w:type="spellStart"/>
      <w:r>
        <w:t>een</w:t>
      </w:r>
      <w:proofErr w:type="spellEnd"/>
      <w:r>
        <w:t xml:space="preserve"> </w:t>
      </w:r>
      <w:proofErr w:type="spellStart"/>
      <w:r>
        <w:t>mooi</w:t>
      </w:r>
      <w:proofErr w:type="spellEnd"/>
      <w:r>
        <w:t xml:space="preserve"> </w:t>
      </w:r>
      <w:proofErr w:type="spellStart"/>
      <w:r>
        <w:t>persoonlijk</w:t>
      </w:r>
      <w:proofErr w:type="spellEnd"/>
      <w:r>
        <w:t xml:space="preserve"> moment </w:t>
      </w:r>
      <w:proofErr w:type="spellStart"/>
      <w:r>
        <w:t>en</w:t>
      </w:r>
      <w:proofErr w:type="spellEnd"/>
      <w:r>
        <w:t xml:space="preserve"> </w:t>
      </w:r>
      <w:proofErr w:type="spellStart"/>
      <w:r>
        <w:t>wordt</w:t>
      </w:r>
      <w:proofErr w:type="spellEnd"/>
      <w:r>
        <w:t xml:space="preserve"> </w:t>
      </w:r>
      <w:proofErr w:type="spellStart"/>
      <w:r>
        <w:t>tijdens</w:t>
      </w:r>
      <w:proofErr w:type="spellEnd"/>
      <w:r>
        <w:t xml:space="preserve"> de </w:t>
      </w:r>
      <w:proofErr w:type="spellStart"/>
      <w:r>
        <w:t>dienst</w:t>
      </w:r>
      <w:proofErr w:type="spellEnd"/>
      <w:r>
        <w:t xml:space="preserve"> van </w:t>
      </w:r>
      <w:proofErr w:type="spellStart"/>
      <w:r>
        <w:t>palmpasen</w:t>
      </w:r>
      <w:proofErr w:type="spellEnd"/>
      <w:r>
        <w:t xml:space="preserve"> (week </w:t>
      </w:r>
      <w:proofErr w:type="spellStart"/>
      <w:r>
        <w:t>voor</w:t>
      </w:r>
      <w:proofErr w:type="spellEnd"/>
      <w:r>
        <w:t xml:space="preserve"> </w:t>
      </w:r>
      <w:proofErr w:type="spellStart"/>
      <w:r>
        <w:t>pasen</w:t>
      </w:r>
      <w:proofErr w:type="spellEnd"/>
      <w:r>
        <w:t xml:space="preserve">) </w:t>
      </w:r>
      <w:proofErr w:type="spellStart"/>
      <w:r>
        <w:t>afgelegd</w:t>
      </w:r>
      <w:proofErr w:type="spellEnd"/>
      <w:r>
        <w:t xml:space="preserve">. Met </w:t>
      </w:r>
      <w:r>
        <w:lastRenderedPageBreak/>
        <w:t xml:space="preserve">de </w:t>
      </w:r>
      <w:proofErr w:type="spellStart"/>
      <w:r>
        <w:t>Belijdenis</w:t>
      </w:r>
      <w:proofErr w:type="spellEnd"/>
      <w:r>
        <w:t xml:space="preserve"> </w:t>
      </w:r>
      <w:proofErr w:type="spellStart"/>
      <w:r>
        <w:t>zeg</w:t>
      </w:r>
      <w:proofErr w:type="spellEnd"/>
      <w:r>
        <w:t xml:space="preserve"> je Ja </w:t>
      </w:r>
      <w:proofErr w:type="spellStart"/>
      <w:r>
        <w:t>tegen</w:t>
      </w:r>
      <w:proofErr w:type="spellEnd"/>
      <w:r>
        <w:t xml:space="preserve"> God </w:t>
      </w:r>
      <w:proofErr w:type="spellStart"/>
      <w:r>
        <w:t>en</w:t>
      </w:r>
      <w:proofErr w:type="spellEnd"/>
      <w:r>
        <w:t xml:space="preserve"> </w:t>
      </w:r>
      <w:proofErr w:type="spellStart"/>
      <w:r>
        <w:t>bekrachtig</w:t>
      </w:r>
      <w:proofErr w:type="spellEnd"/>
      <w:r>
        <w:t xml:space="preserve"> je </w:t>
      </w:r>
      <w:proofErr w:type="spellStart"/>
      <w:r>
        <w:t>jouw</w:t>
      </w:r>
      <w:proofErr w:type="spellEnd"/>
      <w:r>
        <w:t xml:space="preserve"> </w:t>
      </w:r>
      <w:proofErr w:type="spellStart"/>
      <w:r>
        <w:t>doop</w:t>
      </w:r>
      <w:proofErr w:type="spellEnd"/>
      <w:r>
        <w:t xml:space="preserve">. </w:t>
      </w:r>
      <w:proofErr w:type="spellStart"/>
      <w:r>
        <w:t>Als</w:t>
      </w:r>
      <w:proofErr w:type="spellEnd"/>
      <w:r>
        <w:t xml:space="preserve"> je </w:t>
      </w:r>
      <w:proofErr w:type="spellStart"/>
      <w:r>
        <w:t>nog</w:t>
      </w:r>
      <w:proofErr w:type="spellEnd"/>
      <w:r>
        <w:t xml:space="preserve"> </w:t>
      </w:r>
      <w:proofErr w:type="spellStart"/>
      <w:r>
        <w:t>niet</w:t>
      </w:r>
      <w:proofErr w:type="spellEnd"/>
      <w:r>
        <w:t xml:space="preserve"> </w:t>
      </w:r>
      <w:proofErr w:type="spellStart"/>
      <w:r>
        <w:t>gedoopt</w:t>
      </w:r>
      <w:proofErr w:type="spellEnd"/>
      <w:r>
        <w:t xml:space="preserve"> bent, word je in </w:t>
      </w:r>
      <w:proofErr w:type="spellStart"/>
      <w:r>
        <w:t>deze</w:t>
      </w:r>
      <w:proofErr w:type="spellEnd"/>
      <w:r>
        <w:t xml:space="preserve"> </w:t>
      </w:r>
      <w:proofErr w:type="spellStart"/>
      <w:r>
        <w:t>dienst</w:t>
      </w:r>
      <w:proofErr w:type="spellEnd"/>
      <w:r>
        <w:t xml:space="preserve"> </w:t>
      </w:r>
      <w:proofErr w:type="spellStart"/>
      <w:r>
        <w:t>gedoopt</w:t>
      </w:r>
      <w:proofErr w:type="spellEnd"/>
      <w:r>
        <w:t xml:space="preserve">. </w:t>
      </w:r>
    </w:p>
    <w:p w14:paraId="49C0A008" w14:textId="7DC8361C" w:rsidR="000E326F" w:rsidRDefault="000E326F" w:rsidP="002903EE">
      <w:pPr>
        <w:pStyle w:val="Geenafstand"/>
      </w:pPr>
    </w:p>
    <w:p w14:paraId="04D0BCE6" w14:textId="02F694EF" w:rsidR="000E326F" w:rsidRDefault="000E326F" w:rsidP="002903EE">
      <w:pPr>
        <w:pStyle w:val="Geenafstand"/>
      </w:pPr>
      <w:proofErr w:type="spellStart"/>
      <w:r>
        <w:t>Voordat</w:t>
      </w:r>
      <w:proofErr w:type="spellEnd"/>
      <w:r>
        <w:t xml:space="preserve"> je </w:t>
      </w:r>
      <w:proofErr w:type="spellStart"/>
      <w:r>
        <w:t>Belijdenis</w:t>
      </w:r>
      <w:proofErr w:type="spellEnd"/>
      <w:r>
        <w:t xml:space="preserve"> </w:t>
      </w:r>
      <w:proofErr w:type="spellStart"/>
      <w:r>
        <w:t>aflegt</w:t>
      </w:r>
      <w:proofErr w:type="spellEnd"/>
      <w:r>
        <w:t xml:space="preserve">, </w:t>
      </w:r>
      <w:proofErr w:type="spellStart"/>
      <w:r>
        <w:t>volg</w:t>
      </w:r>
      <w:proofErr w:type="spellEnd"/>
      <w:r>
        <w:t xml:space="preserve"> je </w:t>
      </w:r>
      <w:proofErr w:type="spellStart"/>
      <w:r>
        <w:t>een</w:t>
      </w:r>
      <w:proofErr w:type="spellEnd"/>
      <w:r>
        <w:t xml:space="preserve"> </w:t>
      </w:r>
      <w:proofErr w:type="spellStart"/>
      <w:r>
        <w:t>seizoen</w:t>
      </w:r>
      <w:proofErr w:type="spellEnd"/>
      <w:r>
        <w:t xml:space="preserve"> </w:t>
      </w:r>
      <w:proofErr w:type="spellStart"/>
      <w:r>
        <w:t>Belijdeniscatechese</w:t>
      </w:r>
      <w:proofErr w:type="spellEnd"/>
      <w:r>
        <w:t xml:space="preserve">. Ds. Jacobs </w:t>
      </w:r>
      <w:proofErr w:type="spellStart"/>
      <w:r>
        <w:t>ziet</w:t>
      </w:r>
      <w:proofErr w:type="spellEnd"/>
      <w:r>
        <w:t xml:space="preserve"> </w:t>
      </w:r>
      <w:proofErr w:type="spellStart"/>
      <w:r>
        <w:t>ernaar</w:t>
      </w:r>
      <w:proofErr w:type="spellEnd"/>
      <w:r>
        <w:t xml:space="preserve"> </w:t>
      </w:r>
      <w:proofErr w:type="spellStart"/>
      <w:r>
        <w:t>uit</w:t>
      </w:r>
      <w:proofErr w:type="spellEnd"/>
      <w:r>
        <w:t xml:space="preserve"> om de </w:t>
      </w:r>
      <w:proofErr w:type="spellStart"/>
      <w:r>
        <w:t>groep</w:t>
      </w:r>
      <w:proofErr w:type="spellEnd"/>
      <w:r>
        <w:t xml:space="preserve"> </w:t>
      </w:r>
      <w:proofErr w:type="spellStart"/>
      <w:r>
        <w:t>te</w:t>
      </w:r>
      <w:proofErr w:type="spellEnd"/>
      <w:r>
        <w:t xml:space="preserve"> </w:t>
      </w:r>
      <w:proofErr w:type="spellStart"/>
      <w:r>
        <w:t>begeleiden</w:t>
      </w:r>
      <w:proofErr w:type="spellEnd"/>
      <w:r>
        <w:t xml:space="preserve">. Het </w:t>
      </w:r>
      <w:proofErr w:type="spellStart"/>
      <w:r>
        <w:t>seizoen</w:t>
      </w:r>
      <w:proofErr w:type="spellEnd"/>
      <w:r>
        <w:t xml:space="preserve"> is </w:t>
      </w:r>
      <w:proofErr w:type="spellStart"/>
      <w:r>
        <w:t>vanaf</w:t>
      </w:r>
      <w:proofErr w:type="spellEnd"/>
      <w:r>
        <w:t xml:space="preserve"> </w:t>
      </w:r>
      <w:proofErr w:type="spellStart"/>
      <w:r>
        <w:t>september</w:t>
      </w:r>
      <w:proofErr w:type="spellEnd"/>
      <w:r>
        <w:t xml:space="preserve"> </w:t>
      </w:r>
      <w:proofErr w:type="spellStart"/>
      <w:r>
        <w:t>tot</w:t>
      </w:r>
      <w:proofErr w:type="spellEnd"/>
      <w:r>
        <w:t xml:space="preserve"> </w:t>
      </w:r>
      <w:proofErr w:type="spellStart"/>
      <w:r>
        <w:t>Palmpasen</w:t>
      </w:r>
      <w:proofErr w:type="spellEnd"/>
      <w:r>
        <w:t xml:space="preserve">. </w:t>
      </w:r>
      <w:proofErr w:type="spellStart"/>
      <w:r>
        <w:t>Aan</w:t>
      </w:r>
      <w:proofErr w:type="spellEnd"/>
      <w:r>
        <w:t xml:space="preserve"> het begin van het </w:t>
      </w:r>
      <w:proofErr w:type="spellStart"/>
      <w:r>
        <w:t>seizoen</w:t>
      </w:r>
      <w:proofErr w:type="spellEnd"/>
      <w:r>
        <w:t xml:space="preserve"> </w:t>
      </w:r>
      <w:proofErr w:type="spellStart"/>
      <w:r>
        <w:t>hoef</w:t>
      </w:r>
      <w:proofErr w:type="spellEnd"/>
      <w:r>
        <w:t xml:space="preserve"> je </w:t>
      </w:r>
      <w:proofErr w:type="spellStart"/>
      <w:r>
        <w:t>echt</w:t>
      </w:r>
      <w:proofErr w:type="spellEnd"/>
      <w:r>
        <w:t xml:space="preserve"> </w:t>
      </w:r>
      <w:proofErr w:type="spellStart"/>
      <w:r>
        <w:t>nog</w:t>
      </w:r>
      <w:proofErr w:type="spellEnd"/>
      <w:r>
        <w:t xml:space="preserve"> </w:t>
      </w:r>
      <w:proofErr w:type="spellStart"/>
      <w:r>
        <w:t>niet</w:t>
      </w:r>
      <w:proofErr w:type="spellEnd"/>
      <w:r>
        <w:t xml:space="preserve"> </w:t>
      </w:r>
      <w:proofErr w:type="spellStart"/>
      <w:r>
        <w:t>te</w:t>
      </w:r>
      <w:proofErr w:type="spellEnd"/>
      <w:r>
        <w:t xml:space="preserve"> </w:t>
      </w:r>
      <w:proofErr w:type="spellStart"/>
      <w:r>
        <w:t>weten</w:t>
      </w:r>
      <w:proofErr w:type="spellEnd"/>
      <w:r>
        <w:t xml:space="preserve"> of je </w:t>
      </w:r>
      <w:proofErr w:type="spellStart"/>
      <w:r>
        <w:t>belijdenis</w:t>
      </w:r>
      <w:proofErr w:type="spellEnd"/>
      <w:r>
        <w:t xml:space="preserve"> </w:t>
      </w:r>
      <w:proofErr w:type="spellStart"/>
      <w:r>
        <w:t>gaat</w:t>
      </w:r>
      <w:proofErr w:type="spellEnd"/>
      <w:r>
        <w:t xml:space="preserve"> </w:t>
      </w:r>
      <w:proofErr w:type="spellStart"/>
      <w:r>
        <w:t>afleggen</w:t>
      </w:r>
      <w:proofErr w:type="spellEnd"/>
      <w:r>
        <w:t xml:space="preserve">. Weet je </w:t>
      </w:r>
      <w:proofErr w:type="spellStart"/>
      <w:r>
        <w:t>welkom</w:t>
      </w:r>
      <w:proofErr w:type="spellEnd"/>
      <w:r>
        <w:t xml:space="preserve">! </w:t>
      </w:r>
      <w:proofErr w:type="spellStart"/>
      <w:r>
        <w:t>Bij</w:t>
      </w:r>
      <w:proofErr w:type="spellEnd"/>
      <w:r>
        <w:t xml:space="preserve"> </w:t>
      </w:r>
      <w:proofErr w:type="spellStart"/>
      <w:r>
        <w:t>vragen</w:t>
      </w:r>
      <w:proofErr w:type="spellEnd"/>
      <w:r>
        <w:t xml:space="preserve"> of </w:t>
      </w:r>
      <w:proofErr w:type="spellStart"/>
      <w:r>
        <w:t>als</w:t>
      </w:r>
      <w:proofErr w:type="spellEnd"/>
      <w:r>
        <w:t xml:space="preserve"> je </w:t>
      </w:r>
      <w:proofErr w:type="spellStart"/>
      <w:r>
        <w:t>je</w:t>
      </w:r>
      <w:proofErr w:type="spellEnd"/>
      <w:r>
        <w:t xml:space="preserve"> wilt </w:t>
      </w:r>
      <w:proofErr w:type="spellStart"/>
      <w:r>
        <w:t>opgeven</w:t>
      </w:r>
      <w:proofErr w:type="spellEnd"/>
      <w:r>
        <w:t xml:space="preserve">, </w:t>
      </w:r>
      <w:proofErr w:type="spellStart"/>
      <w:r>
        <w:t>stuur</w:t>
      </w:r>
      <w:proofErr w:type="spellEnd"/>
      <w:r>
        <w:t xml:space="preserve"> je </w:t>
      </w:r>
      <w:proofErr w:type="spellStart"/>
      <w:r>
        <w:t>een</w:t>
      </w:r>
      <w:proofErr w:type="spellEnd"/>
      <w:r>
        <w:t xml:space="preserve"> mail </w:t>
      </w:r>
      <w:proofErr w:type="spellStart"/>
      <w:r>
        <w:t>aan</w:t>
      </w:r>
      <w:proofErr w:type="spellEnd"/>
      <w:r>
        <w:t xml:space="preserve"> ds. Jacobs: </w:t>
      </w:r>
      <w:hyperlink r:id="rId10" w:history="1">
        <w:r w:rsidRPr="002903EE">
          <w:rPr>
            <w:rStyle w:val="Hyperlink"/>
            <w:rFonts w:cs="Times New Roman"/>
            <w:color w:val="001329"/>
          </w:rPr>
          <w:t>dstjacobs@gmail.com</w:t>
        </w:r>
      </w:hyperlink>
      <w:r>
        <w:t>.</w:t>
      </w:r>
    </w:p>
    <w:p w14:paraId="6C6E83D3" w14:textId="77777777" w:rsidR="000E326F" w:rsidRDefault="000E326F" w:rsidP="002903EE">
      <w:pPr>
        <w:pStyle w:val="Geenafstand"/>
      </w:pPr>
    </w:p>
    <w:p w14:paraId="15F43049" w14:textId="6DFEA3C2" w:rsidR="006B10D1" w:rsidRPr="00876D6C" w:rsidRDefault="00EF240E" w:rsidP="006B10D1">
      <w:pPr>
        <w:rPr>
          <w:rFonts w:ascii="Poppins" w:hAnsi="Poppins" w:cs="Poppins"/>
          <w:b/>
          <w:bCs/>
          <w:sz w:val="36"/>
          <w:szCs w:val="36"/>
          <w:lang w:val="nl-NL"/>
        </w:rPr>
      </w:pPr>
      <w:commentRangeStart w:id="8"/>
      <w:r w:rsidRPr="00876D6C">
        <w:rPr>
          <w:rFonts w:ascii="Poppins" w:hAnsi="Poppins" w:cs="Poppins"/>
          <w:b/>
          <w:bCs/>
          <w:sz w:val="36"/>
          <w:szCs w:val="36"/>
          <w:lang w:val="nl-NL"/>
        </w:rPr>
        <w:t>Ik ben nieuw</w:t>
      </w:r>
    </w:p>
    <w:p w14:paraId="77A39A61" w14:textId="153D8961" w:rsidR="002955AE" w:rsidRPr="00876D6C" w:rsidRDefault="002955AE" w:rsidP="00D63523">
      <w:pPr>
        <w:rPr>
          <w:rFonts w:ascii="Poppins" w:hAnsi="Poppins" w:cs="Poppins"/>
          <w:lang w:val="nl-NL"/>
        </w:rPr>
      </w:pPr>
      <w:r w:rsidRPr="00876D6C">
        <w:rPr>
          <w:rFonts w:ascii="Poppins" w:hAnsi="Poppins" w:cs="Poppins"/>
          <w:lang w:val="nl-NL"/>
        </w:rPr>
        <w:t>Welkom heten</w:t>
      </w:r>
    </w:p>
    <w:p w14:paraId="3D04D3FC" w14:textId="6B4CAD5C" w:rsidR="00EF240E" w:rsidRPr="00876D6C" w:rsidRDefault="00EF240E" w:rsidP="00D63523">
      <w:pPr>
        <w:rPr>
          <w:rFonts w:ascii="Poppins" w:hAnsi="Poppins" w:cs="Poppins"/>
          <w:lang w:val="nl-NL"/>
        </w:rPr>
      </w:pPr>
      <w:r w:rsidRPr="00876D6C">
        <w:rPr>
          <w:rFonts w:ascii="Poppins" w:hAnsi="Poppins" w:cs="Poppins"/>
          <w:lang w:val="nl-NL"/>
        </w:rPr>
        <w:t>Kennismakingsavonden</w:t>
      </w:r>
    </w:p>
    <w:p w14:paraId="6A5EAF9B" w14:textId="132D8AB1" w:rsidR="002955AE" w:rsidRPr="00876D6C" w:rsidRDefault="002955AE" w:rsidP="00D63523">
      <w:pPr>
        <w:rPr>
          <w:rFonts w:ascii="Poppins" w:hAnsi="Poppins" w:cs="Poppins"/>
          <w:lang w:val="nl-NL"/>
        </w:rPr>
      </w:pPr>
      <w:r w:rsidRPr="00876D6C">
        <w:rPr>
          <w:rFonts w:ascii="Poppins" w:hAnsi="Poppins" w:cs="Poppins"/>
          <w:lang w:val="nl-NL"/>
        </w:rPr>
        <w:t>Inschrijven</w:t>
      </w:r>
      <w:commentRangeEnd w:id="8"/>
      <w:r w:rsidR="002903EE">
        <w:rPr>
          <w:rStyle w:val="Verwijzingopmerking"/>
        </w:rPr>
        <w:commentReference w:id="8"/>
      </w:r>
    </w:p>
    <w:p w14:paraId="1BE0375A" w14:textId="68437439" w:rsidR="006241E8" w:rsidRPr="00876D6C" w:rsidRDefault="006241E8" w:rsidP="00D63523">
      <w:pPr>
        <w:rPr>
          <w:rFonts w:ascii="Poppins" w:hAnsi="Poppins" w:cs="Poppins"/>
          <w:color w:val="4C94D8" w:themeColor="text2" w:themeTint="80"/>
          <w:lang w:val="nl-NL"/>
        </w:rPr>
      </w:pPr>
      <w:r w:rsidRPr="00876D6C">
        <w:rPr>
          <w:rFonts w:ascii="Poppins" w:hAnsi="Poppins" w:cs="Poppins"/>
          <w:color w:val="4C94D8" w:themeColor="text2" w:themeTint="80"/>
          <w:lang w:val="nl-NL"/>
        </w:rPr>
        <w:t xml:space="preserve">Over de gemeente </w:t>
      </w:r>
      <w:r w:rsidRPr="00876D6C">
        <w:rPr>
          <w:color w:val="4C94D8" w:themeColor="text2" w:themeTint="80"/>
          <w:lang w:val="nl-NL"/>
        </w:rPr>
        <w:sym w:font="Wingdings" w:char="F0E0"/>
      </w:r>
      <w:r w:rsidRPr="00876D6C">
        <w:rPr>
          <w:rFonts w:ascii="Poppins" w:hAnsi="Poppins" w:cs="Poppins"/>
          <w:color w:val="4C94D8" w:themeColor="text2" w:themeTint="80"/>
          <w:lang w:val="nl-NL"/>
        </w:rPr>
        <w:t xml:space="preserve"> Button naar onze gemeente</w:t>
      </w:r>
    </w:p>
    <w:p w14:paraId="757F3788" w14:textId="77777777" w:rsidR="007C2E08" w:rsidRPr="00876D6C" w:rsidRDefault="007C2E08" w:rsidP="007C2E08">
      <w:pPr>
        <w:rPr>
          <w:rFonts w:ascii="Poppins" w:hAnsi="Poppins" w:cs="Poppins"/>
          <w:lang w:val="nl-NL"/>
        </w:rPr>
      </w:pPr>
    </w:p>
    <w:p w14:paraId="7C47B026" w14:textId="64CB9D9D" w:rsidR="007C2E08" w:rsidRPr="00876D6C" w:rsidRDefault="007C2E08" w:rsidP="007C2E08">
      <w:pPr>
        <w:rPr>
          <w:rFonts w:ascii="Poppins" w:hAnsi="Poppins" w:cs="Poppins"/>
          <w:b/>
          <w:bCs/>
          <w:sz w:val="36"/>
          <w:szCs w:val="36"/>
          <w:lang w:val="nl-NL"/>
        </w:rPr>
      </w:pPr>
      <w:r w:rsidRPr="00876D6C">
        <w:rPr>
          <w:rFonts w:ascii="Poppins" w:hAnsi="Poppins" w:cs="Poppins"/>
          <w:b/>
          <w:bCs/>
          <w:sz w:val="36"/>
          <w:szCs w:val="36"/>
          <w:lang w:val="nl-NL"/>
        </w:rPr>
        <w:t>Gebouw</w:t>
      </w:r>
    </w:p>
    <w:p w14:paraId="0E43679C" w14:textId="092AB909" w:rsidR="00D63523" w:rsidRDefault="00D63523" w:rsidP="00D63523">
      <w:pPr>
        <w:rPr>
          <w:rFonts w:ascii="Poppins" w:hAnsi="Poppins" w:cs="Poppins"/>
          <w:lang w:val="nl-NL"/>
        </w:rPr>
      </w:pPr>
      <w:r w:rsidRPr="00876D6C">
        <w:rPr>
          <w:rFonts w:ascii="Poppins" w:hAnsi="Poppins" w:cs="Poppins"/>
          <w:lang w:val="nl-NL"/>
        </w:rPr>
        <w:t>Over het gebouw</w:t>
      </w:r>
    </w:p>
    <w:p w14:paraId="2E896F2B" w14:textId="77777777" w:rsidR="00D5100A" w:rsidRDefault="00D5100A" w:rsidP="00D5100A">
      <w:pPr>
        <w:pStyle w:val="Normaalweb"/>
        <w:rPr>
          <w:color w:val="000000"/>
        </w:rPr>
      </w:pPr>
      <w:r w:rsidRPr="00876D6C">
        <w:rPr>
          <w:color w:val="000000"/>
        </w:rPr>
        <w:t>De</w:t>
      </w:r>
      <w:r>
        <w:rPr>
          <w:color w:val="000000"/>
        </w:rPr>
        <w:t xml:space="preserve"> 17</w:t>
      </w:r>
      <w:r w:rsidRPr="001B3BB4">
        <w:rPr>
          <w:color w:val="000000"/>
          <w:vertAlign w:val="superscript"/>
        </w:rPr>
        <w:t>e</w:t>
      </w:r>
      <w:r>
        <w:rPr>
          <w:color w:val="000000"/>
        </w:rPr>
        <w:t xml:space="preserve"> </w:t>
      </w:r>
      <w:proofErr w:type="spellStart"/>
      <w:r>
        <w:rPr>
          <w:color w:val="000000"/>
        </w:rPr>
        <w:t>eeuwse</w:t>
      </w:r>
      <w:proofErr w:type="spellEnd"/>
      <w:r w:rsidRPr="00876D6C">
        <w:rPr>
          <w:color w:val="000000"/>
        </w:rPr>
        <w:t xml:space="preserve"> Marekerk is een uniek kerkgebouw met haar ronde koepel. Het is een van de eerste kerken in Nederland die in een Protestantse traditie is gebouwd, waarbij de preekstoel in het midden van het gebouw staat. </w:t>
      </w:r>
    </w:p>
    <w:p w14:paraId="3A8B6F2F" w14:textId="77777777" w:rsidR="00D5100A" w:rsidRPr="00876D6C" w:rsidRDefault="00D5100A" w:rsidP="00D5100A">
      <w:pPr>
        <w:pStyle w:val="Normaalweb"/>
        <w:rPr>
          <w:color w:val="000000"/>
        </w:rPr>
      </w:pPr>
      <w:r w:rsidRPr="00876D6C">
        <w:rPr>
          <w:color w:val="000000"/>
        </w:rPr>
        <w:t>In 1639 leverde Arent van ’s-</w:t>
      </w:r>
      <w:proofErr w:type="spellStart"/>
      <w:r w:rsidRPr="00876D6C">
        <w:rPr>
          <w:color w:val="000000"/>
        </w:rPr>
        <w:t>Gravesande</w:t>
      </w:r>
      <w:proofErr w:type="spellEnd"/>
      <w:r w:rsidRPr="00876D6C">
        <w:rPr>
          <w:color w:val="000000"/>
        </w:rPr>
        <w:t xml:space="preserve"> als stadsarchitect van Leiden het eerste ontwerp voor de Marekerk. Zijn leermeester Jacob van Campen veranderde er nog het een en ander aan en in 1649 was de bouw van de Marekerk klaar.</w:t>
      </w:r>
    </w:p>
    <w:p w14:paraId="1235409C" w14:textId="77777777" w:rsidR="00D5100A" w:rsidRPr="00876D6C" w:rsidRDefault="00D5100A" w:rsidP="00D5100A">
      <w:pPr>
        <w:pStyle w:val="Normaalweb"/>
        <w:rPr>
          <w:color w:val="000000"/>
        </w:rPr>
      </w:pPr>
      <w:r w:rsidRPr="00876D6C">
        <w:rPr>
          <w:color w:val="000000"/>
        </w:rPr>
        <w:t>De </w:t>
      </w:r>
      <w:r w:rsidRPr="00876D6C">
        <w:rPr>
          <w:rStyle w:val="Zwaar"/>
          <w:rFonts w:eastAsiaTheme="majorEastAsia"/>
          <w:color w:val="000000"/>
        </w:rPr>
        <w:t>preekstoel </w:t>
      </w:r>
      <w:r w:rsidRPr="00876D6C">
        <w:rPr>
          <w:color w:val="000000"/>
        </w:rPr>
        <w:t>stamt uit 1649 en is gebaseerd op de preekstoel van de Nieuwe Kerk te Haarlem.</w:t>
      </w:r>
    </w:p>
    <w:p w14:paraId="1FFC4EAE" w14:textId="77777777" w:rsidR="00D5100A" w:rsidRPr="00876D6C" w:rsidRDefault="00D5100A" w:rsidP="00D5100A">
      <w:pPr>
        <w:pStyle w:val="Normaalweb"/>
        <w:rPr>
          <w:color w:val="000000"/>
        </w:rPr>
      </w:pPr>
      <w:r w:rsidRPr="00876D6C">
        <w:rPr>
          <w:color w:val="000000"/>
        </w:rPr>
        <w:t>Het </w:t>
      </w:r>
      <w:r w:rsidRPr="00876D6C">
        <w:rPr>
          <w:rStyle w:val="Zwaar"/>
          <w:rFonts w:eastAsiaTheme="majorEastAsia"/>
          <w:color w:val="000000"/>
        </w:rPr>
        <w:t>orgel</w:t>
      </w:r>
      <w:r w:rsidRPr="00876D6C">
        <w:rPr>
          <w:color w:val="000000"/>
        </w:rPr>
        <w:t>: Het bovendeel van het Garrelsorgel in de Marekerk is afkomstig uit het koor van de Leidse Pieterskerk. Het orgel verhuisde in 1733 naar de Marekerk en werd in 1735 vergroot door orgelbouwer Rudolph Garrels.</w:t>
      </w:r>
    </w:p>
    <w:p w14:paraId="45161C47" w14:textId="33CE458F" w:rsidR="007C2E08" w:rsidRDefault="007C2E08" w:rsidP="00D63523">
      <w:pPr>
        <w:rPr>
          <w:rFonts w:ascii="Poppins" w:hAnsi="Poppins" w:cs="Poppins"/>
          <w:lang w:val="nl-NL"/>
        </w:rPr>
      </w:pPr>
      <w:r w:rsidRPr="00876D6C">
        <w:rPr>
          <w:rFonts w:ascii="Poppins" w:hAnsi="Poppins" w:cs="Poppins"/>
          <w:lang w:val="nl-NL"/>
        </w:rPr>
        <w:t>Orgel</w:t>
      </w:r>
    </w:p>
    <w:p w14:paraId="0B4F4A41" w14:textId="0952945E" w:rsidR="00714B74" w:rsidRPr="00714B74" w:rsidRDefault="00714B74" w:rsidP="00D63523">
      <w:pPr>
        <w:rPr>
          <w:rFonts w:ascii="Poppins" w:hAnsi="Poppins" w:cs="Poppins"/>
          <w:i/>
          <w:color w:val="FF0000"/>
          <w:lang w:val="nl-NL"/>
        </w:rPr>
      </w:pPr>
      <w:r w:rsidRPr="00714B74">
        <w:rPr>
          <w:rFonts w:ascii="Poppins" w:hAnsi="Poppins" w:cs="Poppins"/>
          <w:i/>
          <w:color w:val="FF0000"/>
          <w:lang w:val="nl-NL"/>
        </w:rPr>
        <w:t>Overnemen huidige tekst</w:t>
      </w:r>
      <w:r w:rsidR="00EE1EAD">
        <w:rPr>
          <w:rFonts w:ascii="Poppins" w:hAnsi="Poppins" w:cs="Poppins"/>
          <w:i/>
          <w:color w:val="FF0000"/>
          <w:lang w:val="nl-NL"/>
        </w:rPr>
        <w:t xml:space="preserve"> website? -&gt;</w:t>
      </w:r>
      <w:r w:rsidR="00EE1EAD" w:rsidRPr="00EE1EAD">
        <w:rPr>
          <w:rFonts w:ascii="Poppins" w:hAnsi="Poppins" w:cs="Poppins"/>
          <w:i/>
          <w:color w:val="FF0000"/>
          <w:lang w:val="nl-NL"/>
        </w:rPr>
        <w:t>https://www.marekerk.nl/go/muziek/orgel/</w:t>
      </w:r>
    </w:p>
    <w:p w14:paraId="7E53878E" w14:textId="39B85D95" w:rsidR="007C2E08" w:rsidRDefault="007C2E08" w:rsidP="00D63523">
      <w:pPr>
        <w:rPr>
          <w:rFonts w:ascii="Poppins" w:hAnsi="Poppins" w:cs="Poppins"/>
          <w:lang w:val="nl-NL"/>
        </w:rPr>
      </w:pPr>
      <w:r w:rsidRPr="00876D6C">
        <w:rPr>
          <w:rFonts w:ascii="Poppins" w:hAnsi="Poppins" w:cs="Poppins"/>
          <w:lang w:val="nl-NL"/>
        </w:rPr>
        <w:lastRenderedPageBreak/>
        <w:t>Kunst</w:t>
      </w:r>
      <w:r w:rsidR="002903EE">
        <w:rPr>
          <w:rFonts w:ascii="Poppins" w:hAnsi="Poppins" w:cs="Poppins"/>
          <w:lang w:val="nl-NL"/>
        </w:rPr>
        <w:t xml:space="preserve"> in de kerk</w:t>
      </w:r>
    </w:p>
    <w:p w14:paraId="70EAE642" w14:textId="128128DF" w:rsidR="002903EE" w:rsidRPr="00EE1EAD" w:rsidRDefault="00EE1EAD" w:rsidP="00D63523">
      <w:pPr>
        <w:rPr>
          <w:rFonts w:cs="Times New Roman"/>
          <w:i/>
          <w:color w:val="FF0000"/>
          <w:lang w:val="nl-NL"/>
        </w:rPr>
      </w:pPr>
      <w:r>
        <w:rPr>
          <w:rFonts w:cs="Times New Roman"/>
          <w:i/>
          <w:color w:val="FF0000"/>
          <w:lang w:val="nl-NL"/>
        </w:rPr>
        <w:t xml:space="preserve">Overnemen huidige tekst website. Ziet er vrij adequaat uit (behalve lay-out van de poster). Graag ook check op de agendafunctie. Kan dit technisch en willen we dit zo? Dan zou er meer in moeten en vraagt ook weer meer. Zie hierbij de link: </w:t>
      </w:r>
      <w:r w:rsidRPr="00EE1EAD">
        <w:rPr>
          <w:rFonts w:cs="Times New Roman"/>
          <w:i/>
          <w:color w:val="FF0000"/>
          <w:lang w:val="nl-NL"/>
        </w:rPr>
        <w:t>https://www.marekerk.nl/go/activiteiten/kunst/</w:t>
      </w:r>
      <w:r>
        <w:rPr>
          <w:rFonts w:cs="Times New Roman"/>
          <w:lang w:val="nl-NL"/>
        </w:rPr>
        <w:t xml:space="preserve"> </w:t>
      </w:r>
    </w:p>
    <w:p w14:paraId="36A954AF" w14:textId="77777777" w:rsidR="00D5100A" w:rsidRDefault="00D5100A" w:rsidP="00D63523">
      <w:pPr>
        <w:rPr>
          <w:rFonts w:ascii="Poppins" w:hAnsi="Poppins" w:cs="Poppins"/>
          <w:lang w:val="nl-NL"/>
        </w:rPr>
      </w:pPr>
    </w:p>
    <w:p w14:paraId="36D9675F" w14:textId="7A6CB003" w:rsidR="007C2E08" w:rsidRDefault="007C2E08" w:rsidP="00D63523">
      <w:pPr>
        <w:rPr>
          <w:rFonts w:ascii="Poppins" w:hAnsi="Poppins" w:cs="Poppins"/>
          <w:lang w:val="nl-NL"/>
        </w:rPr>
      </w:pPr>
      <w:r w:rsidRPr="00876D6C">
        <w:rPr>
          <w:rFonts w:ascii="Poppins" w:hAnsi="Poppins" w:cs="Poppins"/>
          <w:lang w:val="nl-NL"/>
        </w:rPr>
        <w:t>Bezoeken</w:t>
      </w:r>
    </w:p>
    <w:p w14:paraId="0C67850B" w14:textId="16670E38" w:rsidR="00EE1EAD" w:rsidRPr="00EE1EAD" w:rsidRDefault="00EE1EAD" w:rsidP="00D63523">
      <w:pPr>
        <w:rPr>
          <w:rFonts w:cs="Times New Roman"/>
          <w:lang w:val="nl-NL"/>
        </w:rPr>
      </w:pPr>
      <w:r>
        <w:rPr>
          <w:rFonts w:cs="Times New Roman"/>
          <w:lang w:val="nl-NL"/>
        </w:rPr>
        <w:t>De kerk is meestal open op zaterdag van 14.00 tot 16.00 uur. Daarnaast is de kerk tijdens de diensten op zondag open: 10.00uur tot ca. 12.15uur (inclusief koffie drinken na de dienst) en 17.00 tot 18.30.</w:t>
      </w:r>
    </w:p>
    <w:p w14:paraId="5B743914" w14:textId="77777777" w:rsidR="00D5100A" w:rsidRDefault="00D5100A" w:rsidP="00D63523">
      <w:pPr>
        <w:rPr>
          <w:rFonts w:ascii="Poppins" w:hAnsi="Poppins" w:cs="Poppins"/>
          <w:lang w:val="nl-NL"/>
        </w:rPr>
      </w:pPr>
    </w:p>
    <w:p w14:paraId="6632F1AE" w14:textId="19227F24" w:rsidR="007C2E08" w:rsidRDefault="007C2E08" w:rsidP="00D63523">
      <w:pPr>
        <w:rPr>
          <w:rFonts w:ascii="Poppins" w:hAnsi="Poppins" w:cs="Poppins"/>
          <w:color w:val="4C94D8" w:themeColor="text2" w:themeTint="80"/>
          <w:lang w:val="nl-NL"/>
        </w:rPr>
      </w:pPr>
      <w:r w:rsidRPr="00876D6C">
        <w:rPr>
          <w:rFonts w:ascii="Poppins" w:hAnsi="Poppins" w:cs="Poppins"/>
          <w:lang w:val="nl-NL"/>
        </w:rPr>
        <w:t>Huren</w:t>
      </w:r>
      <w:r w:rsidR="00D63523" w:rsidRPr="00876D6C">
        <w:rPr>
          <w:rFonts w:ascii="Poppins" w:hAnsi="Poppins" w:cs="Poppins"/>
          <w:color w:val="4C94D8" w:themeColor="text2" w:themeTint="80"/>
          <w:lang w:val="nl-NL"/>
        </w:rPr>
        <w:t xml:space="preserve"> </w:t>
      </w:r>
    </w:p>
    <w:p w14:paraId="681781BB" w14:textId="24EDB0EC" w:rsidR="00EE1EAD" w:rsidRPr="00EE1EAD" w:rsidRDefault="00EE1EAD" w:rsidP="00D63523">
      <w:pPr>
        <w:rPr>
          <w:rFonts w:cs="Times New Roman"/>
          <w:color w:val="000000"/>
        </w:rPr>
      </w:pPr>
      <w:r w:rsidRPr="00EE1EAD">
        <w:rPr>
          <w:rFonts w:cs="Times New Roman"/>
          <w:color w:val="000000"/>
        </w:rPr>
        <w:t xml:space="preserve">De Marekerk </w:t>
      </w:r>
      <w:proofErr w:type="spellStart"/>
      <w:r w:rsidRPr="00EE1EAD">
        <w:rPr>
          <w:rFonts w:cs="Times New Roman"/>
          <w:color w:val="000000"/>
        </w:rPr>
        <w:t>en</w:t>
      </w:r>
      <w:proofErr w:type="spellEnd"/>
      <w:r w:rsidRPr="00EE1EAD">
        <w:rPr>
          <w:rFonts w:cs="Times New Roman"/>
          <w:color w:val="000000"/>
        </w:rPr>
        <w:t xml:space="preserve"> het </w:t>
      </w:r>
      <w:proofErr w:type="spellStart"/>
      <w:r w:rsidRPr="00EE1EAD">
        <w:rPr>
          <w:rFonts w:cs="Times New Roman"/>
          <w:color w:val="000000"/>
        </w:rPr>
        <w:t>Marehuis</w:t>
      </w:r>
      <w:proofErr w:type="spellEnd"/>
      <w:r w:rsidRPr="00EE1EAD">
        <w:rPr>
          <w:rFonts w:cs="Times New Roman"/>
          <w:color w:val="000000"/>
        </w:rPr>
        <w:t xml:space="preserve"> </w:t>
      </w:r>
      <w:proofErr w:type="spellStart"/>
      <w:r w:rsidRPr="00EE1EAD">
        <w:rPr>
          <w:rFonts w:cs="Times New Roman"/>
          <w:color w:val="000000"/>
        </w:rPr>
        <w:t>zijn</w:t>
      </w:r>
      <w:proofErr w:type="spellEnd"/>
      <w:r w:rsidRPr="00EE1EAD">
        <w:rPr>
          <w:rFonts w:cs="Times New Roman"/>
          <w:color w:val="000000"/>
        </w:rPr>
        <w:t xml:space="preserve"> </w:t>
      </w:r>
      <w:proofErr w:type="spellStart"/>
      <w:r w:rsidRPr="00EE1EAD">
        <w:rPr>
          <w:rFonts w:cs="Times New Roman"/>
          <w:color w:val="000000"/>
        </w:rPr>
        <w:t>ook</w:t>
      </w:r>
      <w:proofErr w:type="spellEnd"/>
      <w:r w:rsidRPr="00EE1EAD">
        <w:rPr>
          <w:rFonts w:cs="Times New Roman"/>
          <w:color w:val="000000"/>
        </w:rPr>
        <w:t xml:space="preserve"> </w:t>
      </w:r>
      <w:proofErr w:type="spellStart"/>
      <w:r w:rsidRPr="00EE1EAD">
        <w:rPr>
          <w:rFonts w:cs="Times New Roman"/>
          <w:color w:val="000000"/>
        </w:rPr>
        <w:t>te</w:t>
      </w:r>
      <w:proofErr w:type="spellEnd"/>
      <w:r w:rsidRPr="00EE1EAD">
        <w:rPr>
          <w:rFonts w:cs="Times New Roman"/>
          <w:color w:val="000000"/>
        </w:rPr>
        <w:t xml:space="preserve"> </w:t>
      </w:r>
      <w:proofErr w:type="spellStart"/>
      <w:r w:rsidRPr="00EE1EAD">
        <w:rPr>
          <w:rFonts w:cs="Times New Roman"/>
          <w:color w:val="000000"/>
        </w:rPr>
        <w:t>huur</w:t>
      </w:r>
      <w:proofErr w:type="spellEnd"/>
      <w:r w:rsidRPr="00EE1EAD">
        <w:rPr>
          <w:rFonts w:cs="Times New Roman"/>
          <w:color w:val="000000"/>
        </w:rPr>
        <w:t xml:space="preserve"> </w:t>
      </w:r>
      <w:proofErr w:type="spellStart"/>
      <w:r w:rsidRPr="00EE1EAD">
        <w:rPr>
          <w:rFonts w:cs="Times New Roman"/>
          <w:color w:val="000000"/>
        </w:rPr>
        <w:t>voor</w:t>
      </w:r>
      <w:proofErr w:type="spellEnd"/>
      <w:r w:rsidRPr="00EE1EAD">
        <w:rPr>
          <w:rFonts w:cs="Times New Roman"/>
          <w:color w:val="000000"/>
        </w:rPr>
        <w:t xml:space="preserve"> particulier </w:t>
      </w:r>
      <w:proofErr w:type="spellStart"/>
      <w:r w:rsidRPr="00EE1EAD">
        <w:rPr>
          <w:rFonts w:cs="Times New Roman"/>
          <w:color w:val="000000"/>
        </w:rPr>
        <w:t>gebruik</w:t>
      </w:r>
      <w:proofErr w:type="spellEnd"/>
      <w:r w:rsidRPr="00EE1EAD">
        <w:rPr>
          <w:rFonts w:cs="Times New Roman"/>
          <w:color w:val="000000"/>
        </w:rPr>
        <w:t xml:space="preserve">. Zo </w:t>
      </w:r>
      <w:proofErr w:type="spellStart"/>
      <w:r w:rsidRPr="00EE1EAD">
        <w:rPr>
          <w:rFonts w:cs="Times New Roman"/>
          <w:color w:val="000000"/>
        </w:rPr>
        <w:t>leent</w:t>
      </w:r>
      <w:proofErr w:type="spellEnd"/>
      <w:r w:rsidRPr="00EE1EAD">
        <w:rPr>
          <w:rFonts w:cs="Times New Roman"/>
          <w:color w:val="000000"/>
        </w:rPr>
        <w:t xml:space="preserve"> de Marekerk </w:t>
      </w:r>
      <w:proofErr w:type="spellStart"/>
      <w:r w:rsidRPr="00EE1EAD">
        <w:rPr>
          <w:rFonts w:cs="Times New Roman"/>
          <w:color w:val="000000"/>
        </w:rPr>
        <w:t>zich</w:t>
      </w:r>
      <w:proofErr w:type="spellEnd"/>
      <w:r w:rsidRPr="00EE1EAD">
        <w:rPr>
          <w:rFonts w:cs="Times New Roman"/>
          <w:color w:val="000000"/>
        </w:rPr>
        <w:t xml:space="preserve"> </w:t>
      </w:r>
      <w:proofErr w:type="spellStart"/>
      <w:r w:rsidRPr="00EE1EAD">
        <w:rPr>
          <w:rFonts w:cs="Times New Roman"/>
          <w:color w:val="000000"/>
        </w:rPr>
        <w:t>uitstekend</w:t>
      </w:r>
      <w:proofErr w:type="spellEnd"/>
      <w:r w:rsidRPr="00EE1EAD">
        <w:rPr>
          <w:rFonts w:cs="Times New Roman"/>
          <w:color w:val="000000"/>
        </w:rPr>
        <w:t xml:space="preserve"> </w:t>
      </w:r>
      <w:proofErr w:type="spellStart"/>
      <w:r w:rsidRPr="00EE1EAD">
        <w:rPr>
          <w:rFonts w:cs="Times New Roman"/>
          <w:color w:val="000000"/>
        </w:rPr>
        <w:t>voor</w:t>
      </w:r>
      <w:proofErr w:type="spellEnd"/>
      <w:r w:rsidRPr="00EE1EAD">
        <w:rPr>
          <w:rFonts w:cs="Times New Roman"/>
          <w:color w:val="000000"/>
        </w:rPr>
        <w:t xml:space="preserve"> </w:t>
      </w:r>
      <w:proofErr w:type="spellStart"/>
      <w:r w:rsidRPr="00EE1EAD">
        <w:rPr>
          <w:rFonts w:cs="Times New Roman"/>
          <w:color w:val="000000"/>
        </w:rPr>
        <w:t>concertuitvoeringen</w:t>
      </w:r>
      <w:proofErr w:type="spellEnd"/>
      <w:r w:rsidRPr="00EE1EAD">
        <w:rPr>
          <w:rFonts w:cs="Times New Roman"/>
          <w:color w:val="000000"/>
        </w:rPr>
        <w:t xml:space="preserve"> </w:t>
      </w:r>
      <w:proofErr w:type="spellStart"/>
      <w:r w:rsidRPr="00EE1EAD">
        <w:rPr>
          <w:rFonts w:cs="Times New Roman"/>
          <w:color w:val="000000"/>
        </w:rPr>
        <w:t>en</w:t>
      </w:r>
      <w:proofErr w:type="spellEnd"/>
      <w:r w:rsidRPr="00EE1EAD">
        <w:rPr>
          <w:rFonts w:cs="Times New Roman"/>
          <w:color w:val="000000"/>
        </w:rPr>
        <w:t xml:space="preserve"> </w:t>
      </w:r>
      <w:proofErr w:type="spellStart"/>
      <w:r w:rsidRPr="00EE1EAD">
        <w:rPr>
          <w:rFonts w:cs="Times New Roman"/>
          <w:color w:val="000000"/>
        </w:rPr>
        <w:t>beschikt</w:t>
      </w:r>
      <w:proofErr w:type="spellEnd"/>
      <w:r w:rsidRPr="00EE1EAD">
        <w:rPr>
          <w:rFonts w:cs="Times New Roman"/>
          <w:color w:val="000000"/>
        </w:rPr>
        <w:t xml:space="preserve"> het </w:t>
      </w:r>
      <w:proofErr w:type="spellStart"/>
      <w:r w:rsidRPr="00EE1EAD">
        <w:rPr>
          <w:rFonts w:cs="Times New Roman"/>
          <w:color w:val="000000"/>
        </w:rPr>
        <w:t>Marehuis</w:t>
      </w:r>
      <w:proofErr w:type="spellEnd"/>
      <w:r w:rsidRPr="00EE1EAD">
        <w:rPr>
          <w:rFonts w:cs="Times New Roman"/>
          <w:color w:val="000000"/>
        </w:rPr>
        <w:t xml:space="preserve"> over diverse </w:t>
      </w:r>
      <w:proofErr w:type="spellStart"/>
      <w:r w:rsidRPr="00EE1EAD">
        <w:rPr>
          <w:rFonts w:cs="Times New Roman"/>
          <w:color w:val="000000"/>
        </w:rPr>
        <w:t>vergaderruimtes</w:t>
      </w:r>
      <w:proofErr w:type="spellEnd"/>
      <w:r w:rsidRPr="00EE1EAD">
        <w:rPr>
          <w:rFonts w:cs="Times New Roman"/>
          <w:color w:val="000000"/>
        </w:rPr>
        <w:t xml:space="preserve">. Het </w:t>
      </w:r>
      <w:proofErr w:type="spellStart"/>
      <w:r w:rsidRPr="00EE1EAD">
        <w:rPr>
          <w:rFonts w:cs="Times New Roman"/>
          <w:color w:val="000000"/>
        </w:rPr>
        <w:t>Marehuis</w:t>
      </w:r>
      <w:proofErr w:type="spellEnd"/>
      <w:r w:rsidRPr="00EE1EAD">
        <w:rPr>
          <w:rFonts w:cs="Times New Roman"/>
          <w:color w:val="000000"/>
        </w:rPr>
        <w:t xml:space="preserve"> </w:t>
      </w:r>
      <w:proofErr w:type="spellStart"/>
      <w:r w:rsidRPr="00EE1EAD">
        <w:rPr>
          <w:rFonts w:cs="Times New Roman"/>
          <w:color w:val="000000"/>
        </w:rPr>
        <w:t>grenst</w:t>
      </w:r>
      <w:proofErr w:type="spellEnd"/>
      <w:r w:rsidRPr="00EE1EAD">
        <w:rPr>
          <w:rFonts w:cs="Times New Roman"/>
          <w:color w:val="000000"/>
        </w:rPr>
        <w:t xml:space="preserve"> </w:t>
      </w:r>
      <w:proofErr w:type="spellStart"/>
      <w:r w:rsidRPr="00EE1EAD">
        <w:rPr>
          <w:rFonts w:cs="Times New Roman"/>
          <w:color w:val="000000"/>
        </w:rPr>
        <w:t>aan</w:t>
      </w:r>
      <w:proofErr w:type="spellEnd"/>
      <w:r w:rsidRPr="00EE1EAD">
        <w:rPr>
          <w:rFonts w:cs="Times New Roman"/>
          <w:color w:val="000000"/>
        </w:rPr>
        <w:t xml:space="preserve"> de Marekerk </w:t>
      </w:r>
      <w:proofErr w:type="spellStart"/>
      <w:r w:rsidRPr="00EE1EAD">
        <w:rPr>
          <w:rFonts w:cs="Times New Roman"/>
          <w:color w:val="000000"/>
        </w:rPr>
        <w:t>en</w:t>
      </w:r>
      <w:proofErr w:type="spellEnd"/>
      <w:r w:rsidRPr="00EE1EAD">
        <w:rPr>
          <w:rFonts w:cs="Times New Roman"/>
          <w:color w:val="000000"/>
        </w:rPr>
        <w:t xml:space="preserve"> is via </w:t>
      </w:r>
      <w:proofErr w:type="spellStart"/>
      <w:r w:rsidRPr="00EE1EAD">
        <w:rPr>
          <w:rFonts w:cs="Times New Roman"/>
          <w:color w:val="000000"/>
        </w:rPr>
        <w:t>een</w:t>
      </w:r>
      <w:proofErr w:type="spellEnd"/>
      <w:r w:rsidRPr="00EE1EAD">
        <w:rPr>
          <w:rFonts w:cs="Times New Roman"/>
          <w:color w:val="000000"/>
        </w:rPr>
        <w:t xml:space="preserve"> interne route </w:t>
      </w:r>
      <w:proofErr w:type="spellStart"/>
      <w:r w:rsidRPr="00EE1EAD">
        <w:rPr>
          <w:rFonts w:cs="Times New Roman"/>
          <w:color w:val="000000"/>
        </w:rPr>
        <w:t>bereikbaar</w:t>
      </w:r>
      <w:proofErr w:type="spellEnd"/>
      <w:r w:rsidRPr="00EE1EAD">
        <w:rPr>
          <w:rFonts w:cs="Times New Roman"/>
          <w:color w:val="000000"/>
        </w:rPr>
        <w:t xml:space="preserve">. De </w:t>
      </w:r>
      <w:proofErr w:type="spellStart"/>
      <w:r w:rsidRPr="00EE1EAD">
        <w:rPr>
          <w:rFonts w:cs="Times New Roman"/>
          <w:color w:val="000000"/>
        </w:rPr>
        <w:t>hoofdingang</w:t>
      </w:r>
      <w:proofErr w:type="spellEnd"/>
      <w:r w:rsidRPr="00EE1EAD">
        <w:rPr>
          <w:rFonts w:cs="Times New Roman"/>
          <w:color w:val="000000"/>
        </w:rPr>
        <w:t xml:space="preserve"> van het </w:t>
      </w:r>
      <w:proofErr w:type="spellStart"/>
      <w:r w:rsidRPr="00EE1EAD">
        <w:rPr>
          <w:rFonts w:cs="Times New Roman"/>
          <w:color w:val="000000"/>
        </w:rPr>
        <w:t>Marehuis</w:t>
      </w:r>
      <w:proofErr w:type="spellEnd"/>
      <w:r w:rsidRPr="00EE1EAD">
        <w:rPr>
          <w:rFonts w:cs="Times New Roman"/>
          <w:color w:val="000000"/>
        </w:rPr>
        <w:t xml:space="preserve"> </w:t>
      </w:r>
      <w:proofErr w:type="spellStart"/>
      <w:r w:rsidRPr="00EE1EAD">
        <w:rPr>
          <w:rFonts w:cs="Times New Roman"/>
          <w:color w:val="000000"/>
        </w:rPr>
        <w:t>bevindt</w:t>
      </w:r>
      <w:proofErr w:type="spellEnd"/>
      <w:r w:rsidRPr="00EE1EAD">
        <w:rPr>
          <w:rFonts w:cs="Times New Roman"/>
          <w:color w:val="000000"/>
        </w:rPr>
        <w:t xml:space="preserve"> </w:t>
      </w:r>
      <w:proofErr w:type="spellStart"/>
      <w:r w:rsidRPr="00EE1EAD">
        <w:rPr>
          <w:rFonts w:cs="Times New Roman"/>
          <w:color w:val="000000"/>
        </w:rPr>
        <w:t>zich</w:t>
      </w:r>
      <w:proofErr w:type="spellEnd"/>
      <w:r w:rsidRPr="00EE1EAD">
        <w:rPr>
          <w:rFonts w:cs="Times New Roman"/>
          <w:color w:val="000000"/>
        </w:rPr>
        <w:t xml:space="preserve"> op 100 meter </w:t>
      </w:r>
      <w:proofErr w:type="spellStart"/>
      <w:r w:rsidRPr="00EE1EAD">
        <w:rPr>
          <w:rFonts w:cs="Times New Roman"/>
          <w:color w:val="000000"/>
        </w:rPr>
        <w:t>afstand</w:t>
      </w:r>
      <w:proofErr w:type="spellEnd"/>
      <w:r w:rsidRPr="00EE1EAD">
        <w:rPr>
          <w:rFonts w:cs="Times New Roman"/>
          <w:color w:val="000000"/>
        </w:rPr>
        <w:t xml:space="preserve"> van de ingang van de Marekerk. </w:t>
      </w:r>
    </w:p>
    <w:p w14:paraId="409E6185" w14:textId="77777777" w:rsidR="00EE1EAD" w:rsidRDefault="00EE1EAD" w:rsidP="00D63523">
      <w:pPr>
        <w:rPr>
          <w:rFonts w:cs="Times New Roman"/>
          <w:color w:val="000000"/>
          <w:shd w:val="clear" w:color="auto" w:fill="F5F5F5"/>
        </w:rPr>
      </w:pPr>
    </w:p>
    <w:p w14:paraId="6B8E39C8" w14:textId="4DA91A63" w:rsidR="00EE1EAD" w:rsidRDefault="00EE1EAD" w:rsidP="00D63523">
      <w:pPr>
        <w:rPr>
          <w:rFonts w:cs="Times New Roman"/>
          <w:color w:val="000000"/>
          <w:shd w:val="clear" w:color="auto" w:fill="F5F5F5"/>
        </w:rPr>
      </w:pPr>
      <w:proofErr w:type="spellStart"/>
      <w:r w:rsidRPr="00EE1EAD">
        <w:rPr>
          <w:rFonts w:cs="Times New Roman"/>
          <w:color w:val="000000"/>
          <w:shd w:val="clear" w:color="auto" w:fill="F5F5F5"/>
        </w:rPr>
        <w:t>Informeer</w:t>
      </w:r>
      <w:proofErr w:type="spellEnd"/>
      <w:r w:rsidRPr="00EE1EAD">
        <w:rPr>
          <w:rFonts w:cs="Times New Roman"/>
          <w:color w:val="000000"/>
          <w:shd w:val="clear" w:color="auto" w:fill="F5F5F5"/>
        </w:rPr>
        <w:t xml:space="preserve"> </w:t>
      </w:r>
      <w:proofErr w:type="spellStart"/>
      <w:r w:rsidRPr="00EE1EAD">
        <w:rPr>
          <w:rFonts w:cs="Times New Roman"/>
          <w:color w:val="000000"/>
          <w:shd w:val="clear" w:color="auto" w:fill="F5F5F5"/>
        </w:rPr>
        <w:t>naar</w:t>
      </w:r>
      <w:proofErr w:type="spellEnd"/>
      <w:r w:rsidRPr="00EE1EAD">
        <w:rPr>
          <w:rFonts w:cs="Times New Roman"/>
          <w:color w:val="000000"/>
          <w:shd w:val="clear" w:color="auto" w:fill="F5F5F5"/>
        </w:rPr>
        <w:t xml:space="preserve"> de </w:t>
      </w:r>
      <w:proofErr w:type="spellStart"/>
      <w:r w:rsidRPr="00EE1EAD">
        <w:rPr>
          <w:rFonts w:cs="Times New Roman"/>
          <w:color w:val="000000"/>
          <w:shd w:val="clear" w:color="auto" w:fill="F5F5F5"/>
        </w:rPr>
        <w:t>mogelijkheden</w:t>
      </w:r>
      <w:proofErr w:type="spellEnd"/>
      <w:r w:rsidRPr="00EE1EAD">
        <w:rPr>
          <w:rFonts w:cs="Times New Roman"/>
          <w:color w:val="000000"/>
          <w:shd w:val="clear" w:color="auto" w:fill="F5F5F5"/>
        </w:rPr>
        <w:t xml:space="preserve"> van de </w:t>
      </w:r>
      <w:hyperlink r:id="rId11" w:tgtFrame="_blank" w:history="1">
        <w:r w:rsidRPr="00EE1EAD">
          <w:rPr>
            <w:rStyle w:val="Hyperlink"/>
            <w:rFonts w:cs="Times New Roman"/>
            <w:color w:val="001329"/>
            <w:shd w:val="clear" w:color="auto" w:fill="F5F5F5"/>
          </w:rPr>
          <w:t>verhuur</w:t>
        </w:r>
      </w:hyperlink>
      <w:r w:rsidRPr="00EE1EAD">
        <w:rPr>
          <w:rFonts w:cs="Times New Roman"/>
          <w:color w:val="000000"/>
          <w:shd w:val="clear" w:color="auto" w:fill="F5F5F5"/>
        </w:rPr>
        <w:t xml:space="preserve"> van de </w:t>
      </w:r>
      <w:proofErr w:type="spellStart"/>
      <w:r w:rsidRPr="00EE1EAD">
        <w:rPr>
          <w:rFonts w:cs="Times New Roman"/>
          <w:color w:val="000000"/>
          <w:shd w:val="clear" w:color="auto" w:fill="F5F5F5"/>
        </w:rPr>
        <w:t>faciliteiten</w:t>
      </w:r>
      <w:proofErr w:type="spellEnd"/>
      <w:r w:rsidRPr="00EE1EAD">
        <w:rPr>
          <w:rFonts w:cs="Times New Roman"/>
          <w:color w:val="000000"/>
          <w:shd w:val="clear" w:color="auto" w:fill="F5F5F5"/>
        </w:rPr>
        <w:t xml:space="preserve"> op de site </w:t>
      </w:r>
      <w:hyperlink r:id="rId12" w:tgtFrame="_blank" w:history="1">
        <w:r w:rsidRPr="00EE1EAD">
          <w:rPr>
            <w:rStyle w:val="Hyperlink"/>
            <w:rFonts w:cs="Times New Roman"/>
            <w:color w:val="001329"/>
            <w:shd w:val="clear" w:color="auto" w:fill="F5F5F5"/>
          </w:rPr>
          <w:t>www.marekerk.</w:t>
        </w:r>
        <w:r w:rsidRPr="00EE1EAD">
          <w:rPr>
            <w:rStyle w:val="Zwaar"/>
            <w:rFonts w:cs="Times New Roman"/>
            <w:i/>
            <w:iCs/>
            <w:color w:val="001329"/>
            <w:u w:val="single"/>
            <w:shd w:val="clear" w:color="auto" w:fill="F5F5F5"/>
          </w:rPr>
          <w:t>COM</w:t>
        </w:r>
      </w:hyperlink>
      <w:r>
        <w:rPr>
          <w:rFonts w:cs="Times New Roman"/>
        </w:rPr>
        <w:t>.</w:t>
      </w:r>
      <w:r>
        <w:rPr>
          <w:rFonts w:cs="Times New Roman"/>
          <w:color w:val="000000"/>
        </w:rPr>
        <w:t xml:space="preserve"> </w:t>
      </w:r>
      <w:proofErr w:type="spellStart"/>
      <w:r w:rsidRPr="00EE1EAD">
        <w:rPr>
          <w:rFonts w:cs="Times New Roman"/>
          <w:color w:val="000000"/>
          <w:shd w:val="clear" w:color="auto" w:fill="F5F5F5"/>
        </w:rPr>
        <w:t>Daar</w:t>
      </w:r>
      <w:proofErr w:type="spellEnd"/>
      <w:r w:rsidRPr="00EE1EAD">
        <w:rPr>
          <w:rFonts w:cs="Times New Roman"/>
          <w:color w:val="000000"/>
          <w:shd w:val="clear" w:color="auto" w:fill="F5F5F5"/>
        </w:rPr>
        <w:t xml:space="preserve"> </w:t>
      </w:r>
      <w:proofErr w:type="spellStart"/>
      <w:r w:rsidRPr="00EE1EAD">
        <w:rPr>
          <w:rFonts w:cs="Times New Roman"/>
          <w:color w:val="000000"/>
          <w:shd w:val="clear" w:color="auto" w:fill="F5F5F5"/>
        </w:rPr>
        <w:t>kunt</w:t>
      </w:r>
      <w:proofErr w:type="spellEnd"/>
      <w:r w:rsidRPr="00EE1EAD">
        <w:rPr>
          <w:rFonts w:cs="Times New Roman"/>
          <w:color w:val="000000"/>
          <w:shd w:val="clear" w:color="auto" w:fill="F5F5F5"/>
        </w:rPr>
        <w:t xml:space="preserve"> u </w:t>
      </w:r>
      <w:proofErr w:type="spellStart"/>
      <w:r w:rsidRPr="00EE1EAD">
        <w:rPr>
          <w:rFonts w:cs="Times New Roman"/>
          <w:color w:val="000000"/>
          <w:shd w:val="clear" w:color="auto" w:fill="F5F5F5"/>
        </w:rPr>
        <w:t>ook</w:t>
      </w:r>
      <w:proofErr w:type="spellEnd"/>
      <w:r w:rsidRPr="00EE1EAD">
        <w:rPr>
          <w:rFonts w:cs="Times New Roman"/>
          <w:color w:val="000000"/>
          <w:shd w:val="clear" w:color="auto" w:fill="F5F5F5"/>
        </w:rPr>
        <w:t xml:space="preserve"> </w:t>
      </w:r>
      <w:proofErr w:type="spellStart"/>
      <w:r w:rsidRPr="00EE1EAD">
        <w:rPr>
          <w:rFonts w:cs="Times New Roman"/>
          <w:color w:val="000000"/>
          <w:shd w:val="clear" w:color="auto" w:fill="F5F5F5"/>
        </w:rPr>
        <w:t>nog</w:t>
      </w:r>
      <w:proofErr w:type="spellEnd"/>
      <w:r w:rsidRPr="00EE1EAD">
        <w:rPr>
          <w:rFonts w:cs="Times New Roman"/>
          <w:color w:val="000000"/>
          <w:shd w:val="clear" w:color="auto" w:fill="F5F5F5"/>
        </w:rPr>
        <w:t xml:space="preserve"> </w:t>
      </w:r>
      <w:proofErr w:type="spellStart"/>
      <w:r w:rsidRPr="00EE1EAD">
        <w:rPr>
          <w:rFonts w:cs="Times New Roman"/>
          <w:color w:val="000000"/>
          <w:shd w:val="clear" w:color="auto" w:fill="F5F5F5"/>
        </w:rPr>
        <w:t>meer</w:t>
      </w:r>
      <w:proofErr w:type="spellEnd"/>
      <w:r w:rsidRPr="00EE1EAD">
        <w:rPr>
          <w:rFonts w:cs="Times New Roman"/>
          <w:color w:val="000000"/>
          <w:shd w:val="clear" w:color="auto" w:fill="F5F5F5"/>
        </w:rPr>
        <w:t xml:space="preserve"> </w:t>
      </w:r>
      <w:proofErr w:type="spellStart"/>
      <w:r w:rsidRPr="00EE1EAD">
        <w:rPr>
          <w:rFonts w:cs="Times New Roman"/>
          <w:color w:val="000000"/>
          <w:shd w:val="clear" w:color="auto" w:fill="F5F5F5"/>
        </w:rPr>
        <w:t>lezen</w:t>
      </w:r>
      <w:proofErr w:type="spellEnd"/>
      <w:r w:rsidRPr="00EE1EAD">
        <w:rPr>
          <w:rFonts w:cs="Times New Roman"/>
          <w:color w:val="000000"/>
          <w:shd w:val="clear" w:color="auto" w:fill="F5F5F5"/>
        </w:rPr>
        <w:t xml:space="preserve"> over de </w:t>
      </w:r>
      <w:proofErr w:type="spellStart"/>
      <w:r w:rsidRPr="00EE1EAD">
        <w:rPr>
          <w:rFonts w:cs="Times New Roman"/>
        </w:rPr>
        <w:fldChar w:fldCharType="begin"/>
      </w:r>
      <w:r w:rsidRPr="00EE1EAD">
        <w:rPr>
          <w:rFonts w:cs="Times New Roman"/>
        </w:rPr>
        <w:instrText xml:space="preserve"> HYPERLINK "https://marekerk.com/geschiedenis/" \t "_blank" </w:instrText>
      </w:r>
      <w:r w:rsidRPr="00EE1EAD">
        <w:rPr>
          <w:rFonts w:cs="Times New Roman"/>
        </w:rPr>
        <w:fldChar w:fldCharType="separate"/>
      </w:r>
      <w:r w:rsidRPr="00EE1EAD">
        <w:rPr>
          <w:rStyle w:val="Hyperlink"/>
          <w:rFonts w:cs="Times New Roman"/>
          <w:color w:val="001329"/>
          <w:shd w:val="clear" w:color="auto" w:fill="F5F5F5"/>
        </w:rPr>
        <w:t>geschiedenis</w:t>
      </w:r>
      <w:proofErr w:type="spellEnd"/>
      <w:r w:rsidRPr="00EE1EAD">
        <w:rPr>
          <w:rFonts w:cs="Times New Roman"/>
        </w:rPr>
        <w:fldChar w:fldCharType="end"/>
      </w:r>
      <w:r w:rsidRPr="00EE1EAD">
        <w:rPr>
          <w:rFonts w:cs="Times New Roman"/>
          <w:color w:val="000000"/>
          <w:shd w:val="clear" w:color="auto" w:fill="F5F5F5"/>
        </w:rPr>
        <w:t xml:space="preserve"> van het </w:t>
      </w:r>
      <w:proofErr w:type="spellStart"/>
      <w:r w:rsidRPr="00EE1EAD">
        <w:rPr>
          <w:rFonts w:cs="Times New Roman"/>
          <w:color w:val="000000"/>
          <w:shd w:val="clear" w:color="auto" w:fill="F5F5F5"/>
        </w:rPr>
        <w:t>gebouw</w:t>
      </w:r>
      <w:proofErr w:type="spellEnd"/>
      <w:r w:rsidRPr="00EE1EAD">
        <w:rPr>
          <w:rFonts w:cs="Times New Roman"/>
          <w:color w:val="000000"/>
          <w:shd w:val="clear" w:color="auto" w:fill="F5F5F5"/>
        </w:rPr>
        <w:t xml:space="preserve">, het interieur </w:t>
      </w:r>
      <w:proofErr w:type="spellStart"/>
      <w:r w:rsidRPr="00EE1EAD">
        <w:rPr>
          <w:rFonts w:cs="Times New Roman"/>
          <w:color w:val="000000"/>
          <w:shd w:val="clear" w:color="auto" w:fill="F5F5F5"/>
        </w:rPr>
        <w:t>en</w:t>
      </w:r>
      <w:proofErr w:type="spellEnd"/>
      <w:r w:rsidRPr="00EE1EAD">
        <w:rPr>
          <w:rFonts w:cs="Times New Roman"/>
          <w:color w:val="000000"/>
          <w:shd w:val="clear" w:color="auto" w:fill="F5F5F5"/>
        </w:rPr>
        <w:t xml:space="preserve"> het </w:t>
      </w:r>
      <w:hyperlink r:id="rId13" w:tgtFrame="_blank" w:history="1">
        <w:r w:rsidRPr="00EE1EAD">
          <w:rPr>
            <w:rStyle w:val="Hyperlink"/>
            <w:rFonts w:cs="Times New Roman"/>
            <w:color w:val="001329"/>
            <w:shd w:val="clear" w:color="auto" w:fill="F5F5F5"/>
          </w:rPr>
          <w:t>orgel</w:t>
        </w:r>
      </w:hyperlink>
      <w:r w:rsidRPr="00EE1EAD">
        <w:rPr>
          <w:rFonts w:cs="Times New Roman"/>
          <w:color w:val="000000"/>
          <w:shd w:val="clear" w:color="auto" w:fill="F5F5F5"/>
        </w:rPr>
        <w:t>.</w:t>
      </w:r>
    </w:p>
    <w:p w14:paraId="6B661AD5" w14:textId="47205989" w:rsidR="00EE1EAD" w:rsidRDefault="00EE1EAD" w:rsidP="00D63523">
      <w:pPr>
        <w:rPr>
          <w:rFonts w:cs="Times New Roman"/>
          <w:color w:val="4C94D8" w:themeColor="text2" w:themeTint="80"/>
          <w:lang w:val="nl-NL"/>
        </w:rPr>
      </w:pPr>
    </w:p>
    <w:p w14:paraId="3F17B5DC" w14:textId="77777777" w:rsidR="00EE1EAD" w:rsidRPr="00EE1EAD" w:rsidRDefault="00EE1EAD" w:rsidP="00D63523">
      <w:pPr>
        <w:rPr>
          <w:rFonts w:cs="Times New Roman"/>
          <w:color w:val="4C94D8" w:themeColor="text2" w:themeTint="80"/>
          <w:lang w:val="nl-NL"/>
        </w:rPr>
      </w:pPr>
    </w:p>
    <w:p w14:paraId="1673F65D" w14:textId="1717F36B" w:rsidR="00EE1EAD" w:rsidRPr="00876D6C" w:rsidRDefault="00EE1EAD" w:rsidP="00EE1EAD">
      <w:pPr>
        <w:rPr>
          <w:rFonts w:ascii="Poppins" w:hAnsi="Poppins" w:cs="Poppins"/>
          <w:b/>
          <w:bCs/>
          <w:sz w:val="36"/>
          <w:szCs w:val="36"/>
          <w:lang w:val="nl-NL"/>
        </w:rPr>
      </w:pPr>
      <w:commentRangeStart w:id="9"/>
      <w:commentRangeStart w:id="10"/>
      <w:r>
        <w:rPr>
          <w:rFonts w:ascii="Poppins" w:hAnsi="Poppins" w:cs="Poppins"/>
          <w:b/>
          <w:bCs/>
          <w:sz w:val="36"/>
          <w:szCs w:val="36"/>
          <w:lang w:val="nl-NL"/>
        </w:rPr>
        <w:t>Contact</w:t>
      </w:r>
      <w:commentRangeEnd w:id="9"/>
      <w:r>
        <w:rPr>
          <w:rStyle w:val="Verwijzingopmerking"/>
        </w:rPr>
        <w:commentReference w:id="9"/>
      </w:r>
      <w:commentRangeEnd w:id="10"/>
      <w:r w:rsidR="00C00306">
        <w:rPr>
          <w:rStyle w:val="Verwijzingopmerking"/>
        </w:rPr>
        <w:commentReference w:id="10"/>
      </w:r>
    </w:p>
    <w:p w14:paraId="3C445610" w14:textId="6B04A636" w:rsidR="006B10D1" w:rsidRDefault="00C00306" w:rsidP="006B10D1">
      <w:pPr>
        <w:rPr>
          <w:rFonts w:ascii="Poppins" w:hAnsi="Poppins" w:cs="Poppins"/>
          <w:lang w:val="nl-NL"/>
        </w:rPr>
      </w:pPr>
      <w:r>
        <w:rPr>
          <w:rFonts w:ascii="Poppins" w:hAnsi="Poppins" w:cs="Poppins"/>
          <w:lang w:val="nl-NL"/>
        </w:rPr>
        <w:t>Geven-pagina -&gt; incorporeren</w:t>
      </w:r>
    </w:p>
    <w:p w14:paraId="2C6951D1" w14:textId="5F748B47" w:rsidR="00AB5539" w:rsidRDefault="00AB5539" w:rsidP="006B10D1">
      <w:pPr>
        <w:rPr>
          <w:rFonts w:ascii="Poppins" w:hAnsi="Poppins" w:cs="Poppins"/>
          <w:lang w:val="nl-NL"/>
        </w:rPr>
      </w:pPr>
    </w:p>
    <w:p w14:paraId="730DD346" w14:textId="746F2920" w:rsidR="00AB5539" w:rsidRDefault="00AB5539" w:rsidP="006B10D1">
      <w:pPr>
        <w:rPr>
          <w:rFonts w:ascii="Poppins" w:hAnsi="Poppins" w:cs="Poppins"/>
          <w:lang w:val="nl-NL"/>
        </w:rPr>
      </w:pPr>
    </w:p>
    <w:p w14:paraId="6789A4D6" w14:textId="77777777" w:rsidR="00AB5539" w:rsidRPr="00876D6C" w:rsidRDefault="00AB5539" w:rsidP="006B10D1">
      <w:pPr>
        <w:rPr>
          <w:rFonts w:ascii="Poppins" w:hAnsi="Poppins" w:cs="Poppins"/>
          <w:lang w:val="nl-NL"/>
        </w:rPr>
      </w:pPr>
    </w:p>
    <w:p w14:paraId="49D27AAC" w14:textId="77777777" w:rsidR="006B10D1" w:rsidRPr="00876D6C" w:rsidRDefault="006B10D1">
      <w:pPr>
        <w:rPr>
          <w:rFonts w:ascii="Poppins" w:hAnsi="Poppins" w:cs="Poppins"/>
          <w:b/>
          <w:bCs/>
          <w:lang w:val="nl-NL"/>
        </w:rPr>
      </w:pPr>
    </w:p>
    <w:sectPr w:rsidR="006B10D1" w:rsidRPr="00876D6C">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criba Marekerk" w:date="2026-08-15T19:31:00Z" w:initials="SM">
    <w:p w14:paraId="5F928F8E" w14:textId="3D9699E7" w:rsidR="00813A57" w:rsidRDefault="00813A57">
      <w:pPr>
        <w:pStyle w:val="Tekstopmerking"/>
      </w:pPr>
      <w:r>
        <w:rPr>
          <w:rStyle w:val="Verwijzingopmerking"/>
        </w:rPr>
        <w:annotationRef/>
      </w:r>
      <w:proofErr w:type="spellStart"/>
      <w:r>
        <w:t>Deze</w:t>
      </w:r>
      <w:proofErr w:type="spellEnd"/>
      <w:r>
        <w:t xml:space="preserve"> button </w:t>
      </w:r>
      <w:proofErr w:type="spellStart"/>
      <w:r>
        <w:t>moet</w:t>
      </w:r>
      <w:proofErr w:type="spellEnd"/>
      <w:r>
        <w:t xml:space="preserve"> </w:t>
      </w:r>
      <w:proofErr w:type="spellStart"/>
      <w:r>
        <w:t>verwijzen</w:t>
      </w:r>
      <w:proofErr w:type="spellEnd"/>
      <w:r>
        <w:t xml:space="preserve"> </w:t>
      </w:r>
      <w:proofErr w:type="spellStart"/>
      <w:r>
        <w:t>naar</w:t>
      </w:r>
      <w:proofErr w:type="spellEnd"/>
      <w:r>
        <w:t xml:space="preserve"> </w:t>
      </w:r>
      <w:proofErr w:type="spellStart"/>
      <w:r>
        <w:t>stuk</w:t>
      </w:r>
      <w:proofErr w:type="spellEnd"/>
      <w:r>
        <w:t xml:space="preserve"> </w:t>
      </w:r>
      <w:proofErr w:type="spellStart"/>
      <w:r>
        <w:t>missie</w:t>
      </w:r>
      <w:proofErr w:type="spellEnd"/>
      <w:r>
        <w:t xml:space="preserve"> </w:t>
      </w:r>
      <w:proofErr w:type="spellStart"/>
      <w:r>
        <w:t>en</w:t>
      </w:r>
      <w:proofErr w:type="spellEnd"/>
      <w:r>
        <w:t xml:space="preserve"> </w:t>
      </w:r>
      <w:proofErr w:type="spellStart"/>
      <w:r>
        <w:t>visie</w:t>
      </w:r>
      <w:proofErr w:type="spellEnd"/>
      <w:r>
        <w:t xml:space="preserve"> </w:t>
      </w:r>
      <w:proofErr w:type="spellStart"/>
      <w:r>
        <w:t>onder</w:t>
      </w:r>
      <w:proofErr w:type="spellEnd"/>
      <w:r>
        <w:t xml:space="preserve"> knop ‘</w:t>
      </w:r>
      <w:proofErr w:type="spellStart"/>
      <w:r>
        <w:t>onze</w:t>
      </w:r>
      <w:proofErr w:type="spellEnd"/>
      <w:r>
        <w:t xml:space="preserve"> </w:t>
      </w:r>
      <w:proofErr w:type="spellStart"/>
      <w:r>
        <w:t>gemeente</w:t>
      </w:r>
      <w:proofErr w:type="spellEnd"/>
      <w:r>
        <w:t>’.</w:t>
      </w:r>
    </w:p>
  </w:comment>
  <w:comment w:id="1" w:author="Scriba Marekerk" w:date="2026-09-25T16:00:00Z" w:initials="SM">
    <w:p w14:paraId="0423CA9C" w14:textId="4104D0E8" w:rsidR="001D5A3D" w:rsidRDefault="001D5A3D">
      <w:pPr>
        <w:pStyle w:val="Tekstopmerking"/>
      </w:pPr>
      <w:r>
        <w:rPr>
          <w:rStyle w:val="Verwijzingopmerking"/>
        </w:rPr>
        <w:annotationRef/>
      </w:r>
      <w:proofErr w:type="spellStart"/>
      <w:r>
        <w:t>Voorleggen</w:t>
      </w:r>
      <w:proofErr w:type="spellEnd"/>
      <w:r>
        <w:t xml:space="preserve"> </w:t>
      </w:r>
      <w:proofErr w:type="spellStart"/>
      <w:r>
        <w:t>aan</w:t>
      </w:r>
      <w:proofErr w:type="spellEnd"/>
      <w:r>
        <w:t xml:space="preserve"> </w:t>
      </w:r>
      <w:proofErr w:type="spellStart"/>
      <w:r>
        <w:t>missionair</w:t>
      </w:r>
      <w:proofErr w:type="spellEnd"/>
      <w:r>
        <w:t xml:space="preserve"> </w:t>
      </w:r>
      <w:proofErr w:type="spellStart"/>
      <w:r>
        <w:t>werk</w:t>
      </w:r>
      <w:proofErr w:type="spellEnd"/>
      <w:r>
        <w:t xml:space="preserve"> om </w:t>
      </w:r>
      <w:proofErr w:type="spellStart"/>
      <w:r>
        <w:t>dit</w:t>
      </w:r>
      <w:proofErr w:type="spellEnd"/>
      <w:r>
        <w:t xml:space="preserve"> </w:t>
      </w:r>
      <w:proofErr w:type="spellStart"/>
      <w:r>
        <w:t>aan</w:t>
      </w:r>
      <w:proofErr w:type="spellEnd"/>
      <w:r>
        <w:t xml:space="preserve"> </w:t>
      </w:r>
      <w:proofErr w:type="spellStart"/>
      <w:r>
        <w:t>te</w:t>
      </w:r>
      <w:proofErr w:type="spellEnd"/>
      <w:r>
        <w:t xml:space="preserve"> </w:t>
      </w:r>
      <w:proofErr w:type="spellStart"/>
      <w:r>
        <w:t>vullen</w:t>
      </w:r>
      <w:proofErr w:type="spellEnd"/>
      <w:r>
        <w:t xml:space="preserve"> </w:t>
      </w:r>
      <w:proofErr w:type="spellStart"/>
      <w:r>
        <w:t>en</w:t>
      </w:r>
      <w:proofErr w:type="spellEnd"/>
      <w:r>
        <w:t xml:space="preserve"> met </w:t>
      </w:r>
      <w:proofErr w:type="spellStart"/>
      <w:r>
        <w:t>suggestie</w:t>
      </w:r>
      <w:proofErr w:type="spellEnd"/>
      <w:r>
        <w:t xml:space="preserve"> </w:t>
      </w:r>
      <w:proofErr w:type="spellStart"/>
      <w:r>
        <w:t>te</w:t>
      </w:r>
      <w:proofErr w:type="spellEnd"/>
      <w:r>
        <w:t xml:space="preserve"> </w:t>
      </w:r>
      <w:proofErr w:type="spellStart"/>
      <w:r>
        <w:t>komen</w:t>
      </w:r>
      <w:proofErr w:type="spellEnd"/>
      <w:r>
        <w:t xml:space="preserve"> om </w:t>
      </w:r>
      <w:proofErr w:type="spellStart"/>
      <w:r>
        <w:t>jaarlijks</w:t>
      </w:r>
      <w:proofErr w:type="spellEnd"/>
      <w:r>
        <w:t xml:space="preserve"> het </w:t>
      </w:r>
      <w:proofErr w:type="spellStart"/>
      <w:r>
        <w:t>thema</w:t>
      </w:r>
      <w:proofErr w:type="spellEnd"/>
      <w:r>
        <w:t xml:space="preserve"> op </w:t>
      </w:r>
      <w:proofErr w:type="spellStart"/>
      <w:r>
        <w:t>te</w:t>
      </w:r>
      <w:proofErr w:type="spellEnd"/>
      <w:r>
        <w:t xml:space="preserve"> </w:t>
      </w:r>
      <w:proofErr w:type="spellStart"/>
      <w:r>
        <w:t>nemen</w:t>
      </w:r>
      <w:proofErr w:type="spellEnd"/>
      <w:r>
        <w:t xml:space="preserve">. </w:t>
      </w:r>
    </w:p>
  </w:comment>
  <w:comment w:id="3" w:author="Scriba Marekerk" w:date="2026-08-15T19:36:00Z" w:initials="SM">
    <w:p w14:paraId="5755EEC7" w14:textId="4B684BD0" w:rsidR="00813A57" w:rsidRDefault="00813A57">
      <w:pPr>
        <w:pStyle w:val="Tekstopmerking"/>
      </w:pPr>
      <w:r>
        <w:rPr>
          <w:rStyle w:val="Verwijzingopmerking"/>
        </w:rPr>
        <w:annotationRef/>
      </w:r>
      <w:r>
        <w:t xml:space="preserve">Hoe </w:t>
      </w:r>
      <w:proofErr w:type="spellStart"/>
      <w:r>
        <w:t>gaan</w:t>
      </w:r>
      <w:proofErr w:type="spellEnd"/>
      <w:r>
        <w:t xml:space="preserve"> we </w:t>
      </w:r>
      <w:proofErr w:type="spellStart"/>
      <w:r>
        <w:t>dit</w:t>
      </w:r>
      <w:proofErr w:type="spellEnd"/>
      <w:r>
        <w:t xml:space="preserve"> </w:t>
      </w:r>
      <w:proofErr w:type="spellStart"/>
      <w:r>
        <w:t>opnemen</w:t>
      </w:r>
      <w:proofErr w:type="spellEnd"/>
      <w:r>
        <w:t>?</w:t>
      </w:r>
    </w:p>
  </w:comment>
  <w:comment w:id="4" w:author="Scriba Marekerk" w:date="2026-08-15T19:41:00Z" w:initials="SM">
    <w:p w14:paraId="48CA95A1" w14:textId="5EC21AC1" w:rsidR="00813A57" w:rsidRDefault="00813A57">
      <w:pPr>
        <w:pStyle w:val="Tekstopmerking"/>
      </w:pPr>
      <w:r>
        <w:rPr>
          <w:rStyle w:val="Verwijzingopmerking"/>
        </w:rPr>
        <w:annotationRef/>
      </w:r>
      <w:proofErr w:type="spellStart"/>
      <w:r>
        <w:t>Volgens</w:t>
      </w:r>
      <w:proofErr w:type="spellEnd"/>
      <w:r>
        <w:t xml:space="preserve"> </w:t>
      </w:r>
      <w:proofErr w:type="spellStart"/>
      <w:r>
        <w:t>mij</w:t>
      </w:r>
      <w:proofErr w:type="spellEnd"/>
      <w:r>
        <w:t xml:space="preserve"> </w:t>
      </w:r>
      <w:proofErr w:type="spellStart"/>
      <w:r>
        <w:t>doet</w:t>
      </w:r>
      <w:proofErr w:type="spellEnd"/>
      <w:r>
        <w:t xml:space="preserve"> </w:t>
      </w:r>
      <w:proofErr w:type="spellStart"/>
      <w:r>
        <w:t>Teunie</w:t>
      </w:r>
      <w:proofErr w:type="spellEnd"/>
      <w:r>
        <w:t xml:space="preserve"> de </w:t>
      </w:r>
      <w:proofErr w:type="spellStart"/>
      <w:r>
        <w:t>Jonge</w:t>
      </w:r>
      <w:proofErr w:type="spellEnd"/>
      <w:r>
        <w:t xml:space="preserve"> </w:t>
      </w:r>
      <w:proofErr w:type="spellStart"/>
      <w:r>
        <w:t>dit</w:t>
      </w:r>
      <w:proofErr w:type="spellEnd"/>
      <w:r>
        <w:t xml:space="preserve">. Even </w:t>
      </w:r>
      <w:proofErr w:type="spellStart"/>
      <w:r>
        <w:t>checken</w:t>
      </w:r>
      <w:proofErr w:type="spellEnd"/>
      <w:r>
        <w:t xml:space="preserve">. </w:t>
      </w:r>
    </w:p>
  </w:comment>
  <w:comment w:id="5" w:author="Scriba Marekerk" w:date="2026-08-15T19:55:00Z" w:initials="SM">
    <w:p w14:paraId="16D6B887" w14:textId="0B3D0BE0" w:rsidR="00813A57" w:rsidRDefault="00813A57">
      <w:pPr>
        <w:pStyle w:val="Tekstopmerking"/>
      </w:pPr>
      <w:r>
        <w:rPr>
          <w:rStyle w:val="Verwijzingopmerking"/>
        </w:rPr>
        <w:annotationRef/>
      </w:r>
      <w:r>
        <w:t xml:space="preserve">Link </w:t>
      </w:r>
      <w:proofErr w:type="spellStart"/>
      <w:r>
        <w:t>invoegen</w:t>
      </w:r>
      <w:proofErr w:type="spellEnd"/>
      <w:r>
        <w:t xml:space="preserve">. </w:t>
      </w:r>
    </w:p>
  </w:comment>
  <w:comment w:id="7" w:author="Scriba Marekerk" w:date="2026-08-15T20:13:00Z" w:initials="SM">
    <w:p w14:paraId="0539F290" w14:textId="645142F0" w:rsidR="00813A57" w:rsidRDefault="00813A57">
      <w:pPr>
        <w:pStyle w:val="Tekstopmerking"/>
      </w:pPr>
      <w:r>
        <w:rPr>
          <w:rStyle w:val="Verwijzingopmerking"/>
        </w:rPr>
        <w:annotationRef/>
      </w:r>
      <w:proofErr w:type="spellStart"/>
      <w:r>
        <w:t>Voor</w:t>
      </w:r>
      <w:proofErr w:type="spellEnd"/>
      <w:r>
        <w:t xml:space="preserve"> </w:t>
      </w:r>
      <w:proofErr w:type="spellStart"/>
      <w:r>
        <w:t>deze</w:t>
      </w:r>
      <w:proofErr w:type="spellEnd"/>
      <w:r>
        <w:t xml:space="preserve"> </w:t>
      </w:r>
      <w:proofErr w:type="spellStart"/>
      <w:r>
        <w:t>onderwerpen</w:t>
      </w:r>
      <w:proofErr w:type="spellEnd"/>
      <w:r>
        <w:t xml:space="preserve"> </w:t>
      </w:r>
      <w:proofErr w:type="spellStart"/>
      <w:r>
        <w:t>vragen</w:t>
      </w:r>
      <w:proofErr w:type="spellEnd"/>
      <w:r>
        <w:t xml:space="preserve"> </w:t>
      </w:r>
      <w:proofErr w:type="spellStart"/>
      <w:r>
        <w:t>aan</w:t>
      </w:r>
      <w:proofErr w:type="spellEnd"/>
      <w:r>
        <w:t xml:space="preserve"> ds. Jacobs of </w:t>
      </w:r>
      <w:proofErr w:type="spellStart"/>
      <w:r>
        <w:t>hij</w:t>
      </w:r>
      <w:proofErr w:type="spellEnd"/>
      <w:r>
        <w:t xml:space="preserve"> </w:t>
      </w:r>
      <w:proofErr w:type="spellStart"/>
      <w:r>
        <w:t>een</w:t>
      </w:r>
      <w:proofErr w:type="spellEnd"/>
      <w:r>
        <w:t xml:space="preserve"> </w:t>
      </w:r>
      <w:proofErr w:type="spellStart"/>
      <w:r>
        <w:t>tekstje</w:t>
      </w:r>
      <w:proofErr w:type="spellEnd"/>
      <w:r>
        <w:t xml:space="preserve"> </w:t>
      </w:r>
      <w:proofErr w:type="spellStart"/>
      <w:r>
        <w:t>wil</w:t>
      </w:r>
      <w:proofErr w:type="spellEnd"/>
      <w:r>
        <w:t xml:space="preserve"> </w:t>
      </w:r>
      <w:proofErr w:type="spellStart"/>
      <w:r>
        <w:t>aanleveren</w:t>
      </w:r>
      <w:proofErr w:type="spellEnd"/>
      <w:r>
        <w:t xml:space="preserve">. </w:t>
      </w:r>
      <w:proofErr w:type="spellStart"/>
      <w:r>
        <w:t>Belangrijk</w:t>
      </w:r>
      <w:proofErr w:type="spellEnd"/>
      <w:r>
        <w:t xml:space="preserve"> om </w:t>
      </w:r>
      <w:proofErr w:type="spellStart"/>
      <w:r>
        <w:t>bij</w:t>
      </w:r>
      <w:proofErr w:type="spellEnd"/>
      <w:r>
        <w:t xml:space="preserve"> </w:t>
      </w:r>
      <w:proofErr w:type="spellStart"/>
      <w:r>
        <w:t>trouwen</w:t>
      </w:r>
      <w:proofErr w:type="spellEnd"/>
      <w:r>
        <w:t xml:space="preserve"> </w:t>
      </w:r>
      <w:proofErr w:type="spellStart"/>
      <w:r>
        <w:t>en</w:t>
      </w:r>
      <w:proofErr w:type="spellEnd"/>
      <w:r>
        <w:t xml:space="preserve"> </w:t>
      </w:r>
      <w:proofErr w:type="spellStart"/>
      <w:r>
        <w:t>dopen</w:t>
      </w:r>
      <w:proofErr w:type="spellEnd"/>
      <w:r>
        <w:t xml:space="preserve"> </w:t>
      </w:r>
      <w:proofErr w:type="spellStart"/>
      <w:r>
        <w:t>ook</w:t>
      </w:r>
      <w:proofErr w:type="spellEnd"/>
      <w:r>
        <w:t xml:space="preserve"> </w:t>
      </w:r>
      <w:proofErr w:type="spellStart"/>
      <w:r>
        <w:t>te</w:t>
      </w:r>
      <w:proofErr w:type="spellEnd"/>
      <w:r>
        <w:t xml:space="preserve"> </w:t>
      </w:r>
      <w:proofErr w:type="spellStart"/>
      <w:r>
        <w:t>benoemen</w:t>
      </w:r>
      <w:proofErr w:type="spellEnd"/>
      <w:r>
        <w:t xml:space="preserve"> </w:t>
      </w:r>
      <w:proofErr w:type="spellStart"/>
      <w:r>
        <w:t>dat</w:t>
      </w:r>
      <w:proofErr w:type="spellEnd"/>
      <w:r>
        <w:t xml:space="preserve"> we het </w:t>
      </w:r>
      <w:proofErr w:type="spellStart"/>
      <w:r>
        <w:t>belangrijk</w:t>
      </w:r>
      <w:proofErr w:type="spellEnd"/>
      <w:r>
        <w:t xml:space="preserve"> </w:t>
      </w:r>
      <w:proofErr w:type="spellStart"/>
      <w:r>
        <w:t>vinden</w:t>
      </w:r>
      <w:proofErr w:type="spellEnd"/>
      <w:r>
        <w:t xml:space="preserve"> </w:t>
      </w:r>
      <w:proofErr w:type="spellStart"/>
      <w:r>
        <w:t>dat</w:t>
      </w:r>
      <w:proofErr w:type="spellEnd"/>
      <w:r>
        <w:t xml:space="preserve"> </w:t>
      </w:r>
      <w:proofErr w:type="spellStart"/>
      <w:r>
        <w:t>echtparen</w:t>
      </w:r>
      <w:proofErr w:type="spellEnd"/>
      <w:r>
        <w:t>/</w:t>
      </w:r>
      <w:proofErr w:type="spellStart"/>
      <w:r>
        <w:t>ouders</w:t>
      </w:r>
      <w:proofErr w:type="spellEnd"/>
      <w:r>
        <w:t xml:space="preserve"> </w:t>
      </w:r>
      <w:proofErr w:type="spellStart"/>
      <w:r>
        <w:t>meeleven</w:t>
      </w:r>
      <w:proofErr w:type="spellEnd"/>
      <w:r>
        <w:t xml:space="preserve">. </w:t>
      </w:r>
    </w:p>
  </w:comment>
  <w:comment w:id="8" w:author="Scriba Marekerk" w:date="2026-08-15T20:04:00Z" w:initials="SM">
    <w:p w14:paraId="7B83E071" w14:textId="37404F08" w:rsidR="00D5100A" w:rsidRDefault="00813A57" w:rsidP="00D5100A">
      <w:pPr>
        <w:pStyle w:val="Tekstopmerking"/>
      </w:pPr>
      <w:r>
        <w:rPr>
          <w:rStyle w:val="Verwijzingopmerking"/>
        </w:rPr>
        <w:annotationRef/>
      </w:r>
      <w:proofErr w:type="spellStart"/>
      <w:r>
        <w:t>Dit</w:t>
      </w:r>
      <w:proofErr w:type="spellEnd"/>
      <w:r>
        <w:t xml:space="preserve"> </w:t>
      </w:r>
      <w:proofErr w:type="spellStart"/>
      <w:r>
        <w:t>vraagt</w:t>
      </w:r>
      <w:proofErr w:type="spellEnd"/>
      <w:r>
        <w:t xml:space="preserve"> </w:t>
      </w:r>
      <w:proofErr w:type="spellStart"/>
      <w:r>
        <w:t>meer</w:t>
      </w:r>
      <w:proofErr w:type="spellEnd"/>
      <w:r>
        <w:t xml:space="preserve"> up to date </w:t>
      </w:r>
      <w:proofErr w:type="spellStart"/>
      <w:r>
        <w:t>informatie</w:t>
      </w:r>
      <w:proofErr w:type="spellEnd"/>
      <w:r w:rsidR="00D5100A">
        <w:t xml:space="preserve">. </w:t>
      </w:r>
      <w:proofErr w:type="spellStart"/>
      <w:r w:rsidR="00D5100A">
        <w:t>Goed</w:t>
      </w:r>
      <w:proofErr w:type="spellEnd"/>
      <w:r w:rsidR="00D5100A">
        <w:t xml:space="preserve"> om </w:t>
      </w:r>
      <w:proofErr w:type="spellStart"/>
      <w:r w:rsidR="00D5100A">
        <w:t>dit</w:t>
      </w:r>
      <w:proofErr w:type="spellEnd"/>
      <w:r w:rsidR="00D5100A">
        <w:t xml:space="preserve"> </w:t>
      </w:r>
      <w:proofErr w:type="spellStart"/>
      <w:r w:rsidR="00D5100A">
        <w:t>voor</w:t>
      </w:r>
      <w:proofErr w:type="spellEnd"/>
      <w:r w:rsidR="00D5100A">
        <w:t xml:space="preserve"> </w:t>
      </w:r>
      <w:proofErr w:type="spellStart"/>
      <w:r w:rsidR="00D5100A">
        <w:t>te</w:t>
      </w:r>
      <w:proofErr w:type="spellEnd"/>
      <w:r w:rsidR="00D5100A">
        <w:t xml:space="preserve"> </w:t>
      </w:r>
      <w:proofErr w:type="spellStart"/>
      <w:r w:rsidR="00D5100A">
        <w:t>leggen</w:t>
      </w:r>
      <w:proofErr w:type="spellEnd"/>
      <w:r w:rsidR="00D5100A">
        <w:t xml:space="preserve"> </w:t>
      </w:r>
      <w:proofErr w:type="spellStart"/>
      <w:r w:rsidR="00D5100A">
        <w:t>aan</w:t>
      </w:r>
      <w:proofErr w:type="spellEnd"/>
      <w:r w:rsidR="00D5100A">
        <w:t xml:space="preserve"> de </w:t>
      </w:r>
      <w:proofErr w:type="spellStart"/>
      <w:r w:rsidR="00D5100A">
        <w:t>welkomscommissie</w:t>
      </w:r>
      <w:proofErr w:type="spellEnd"/>
    </w:p>
    <w:p w14:paraId="36B03070" w14:textId="1BAC1E4D" w:rsidR="00813A57" w:rsidRDefault="00813A57">
      <w:pPr>
        <w:pStyle w:val="Tekstopmerking"/>
      </w:pPr>
      <w:r>
        <w:t xml:space="preserve"> </w:t>
      </w:r>
    </w:p>
  </w:comment>
  <w:comment w:id="9" w:author="Scriba Marekerk" w:date="2026-08-15T20:26:00Z" w:initials="SM">
    <w:p w14:paraId="0CE207C6" w14:textId="0B2A55C8" w:rsidR="00813A57" w:rsidRDefault="00813A57">
      <w:pPr>
        <w:pStyle w:val="Tekstopmerking"/>
      </w:pPr>
      <w:r>
        <w:rPr>
          <w:rStyle w:val="Verwijzingopmerking"/>
        </w:rPr>
        <w:annotationRef/>
      </w:r>
      <w:r>
        <w:t xml:space="preserve">We </w:t>
      </w:r>
      <w:proofErr w:type="spellStart"/>
      <w:r>
        <w:t>hebben</w:t>
      </w:r>
      <w:proofErr w:type="spellEnd"/>
      <w:r>
        <w:t xml:space="preserve"> in de </w:t>
      </w:r>
      <w:proofErr w:type="spellStart"/>
      <w:r>
        <w:t>opbouw</w:t>
      </w:r>
      <w:proofErr w:type="spellEnd"/>
      <w:r>
        <w:t xml:space="preserve"> </w:t>
      </w:r>
      <w:proofErr w:type="spellStart"/>
      <w:r>
        <w:t>nog</w:t>
      </w:r>
      <w:proofErr w:type="spellEnd"/>
      <w:r>
        <w:t xml:space="preserve"> </w:t>
      </w:r>
      <w:proofErr w:type="spellStart"/>
      <w:r>
        <w:t>geen</w:t>
      </w:r>
      <w:proofErr w:type="spellEnd"/>
      <w:r>
        <w:t xml:space="preserve"> knop </w:t>
      </w:r>
      <w:proofErr w:type="spellStart"/>
      <w:r>
        <w:t>voor</w:t>
      </w:r>
      <w:proofErr w:type="spellEnd"/>
      <w:r>
        <w:t xml:space="preserve"> contact </w:t>
      </w:r>
      <w:proofErr w:type="spellStart"/>
      <w:r>
        <w:t>opgenomen</w:t>
      </w:r>
      <w:proofErr w:type="spellEnd"/>
      <w:r>
        <w:t xml:space="preserve">. </w:t>
      </w:r>
      <w:proofErr w:type="spellStart"/>
      <w:r>
        <w:t>Geerten</w:t>
      </w:r>
      <w:proofErr w:type="spellEnd"/>
      <w:r>
        <w:t xml:space="preserve">/Harmen, zit </w:t>
      </w:r>
      <w:proofErr w:type="spellStart"/>
      <w:r>
        <w:t>dit</w:t>
      </w:r>
      <w:proofErr w:type="spellEnd"/>
      <w:r>
        <w:t xml:space="preserve"> </w:t>
      </w:r>
      <w:proofErr w:type="spellStart"/>
      <w:r>
        <w:t>wel</w:t>
      </w:r>
      <w:proofErr w:type="spellEnd"/>
      <w:r>
        <w:t xml:space="preserve"> al in de website </w:t>
      </w:r>
      <w:proofErr w:type="spellStart"/>
      <w:r>
        <w:t>zoals</w:t>
      </w:r>
      <w:proofErr w:type="spellEnd"/>
      <w:r>
        <w:t xml:space="preserve"> </w:t>
      </w:r>
      <w:proofErr w:type="spellStart"/>
      <w:r>
        <w:t>jullie</w:t>
      </w:r>
      <w:proofErr w:type="spellEnd"/>
      <w:r>
        <w:t xml:space="preserve"> </w:t>
      </w:r>
      <w:proofErr w:type="spellStart"/>
      <w:r>
        <w:t>hebben</w:t>
      </w:r>
      <w:proofErr w:type="spellEnd"/>
      <w:r>
        <w:t xml:space="preserve"> </w:t>
      </w:r>
      <w:proofErr w:type="spellStart"/>
      <w:r>
        <w:t>opgebouwd</w:t>
      </w:r>
      <w:proofErr w:type="spellEnd"/>
      <w:r>
        <w:t xml:space="preserve">? </w:t>
      </w:r>
    </w:p>
  </w:comment>
  <w:comment w:id="10" w:author="Scriba Marekerk" w:date="2026-08-31T21:04:00Z" w:initials="SM">
    <w:p w14:paraId="291AF1B5" w14:textId="0012C462" w:rsidR="00813A57" w:rsidRDefault="00813A57">
      <w:pPr>
        <w:pStyle w:val="Tekstopmerking"/>
      </w:pPr>
      <w:r>
        <w:rPr>
          <w:rStyle w:val="Verwijzingopmerking"/>
        </w:rPr>
        <w:annotationRef/>
      </w:r>
      <w:proofErr w:type="spellStart"/>
      <w:r>
        <w:t>Aparte</w:t>
      </w:r>
      <w:proofErr w:type="spellEnd"/>
      <w:r>
        <w:t xml:space="preserve"> </w:t>
      </w:r>
      <w:proofErr w:type="spellStart"/>
      <w:r>
        <w:t>pagina</w:t>
      </w:r>
      <w:proofErr w:type="spellEnd"/>
      <w:r>
        <w:t xml:space="preserve"> -&gt; in </w:t>
      </w:r>
      <w:proofErr w:type="spellStart"/>
      <w:r>
        <w:t>hoofdmenu</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928F8E" w15:done="0"/>
  <w15:commentEx w15:paraId="0423CA9C" w15:done="0"/>
  <w15:commentEx w15:paraId="5755EEC7" w15:done="0"/>
  <w15:commentEx w15:paraId="48CA95A1" w15:done="0"/>
  <w15:commentEx w15:paraId="16D6B887" w15:done="0"/>
  <w15:commentEx w15:paraId="0539F290" w15:done="0"/>
  <w15:commentEx w15:paraId="36B03070" w15:done="0"/>
  <w15:commentEx w15:paraId="0CE207C6" w15:done="0"/>
  <w15:commentEx w15:paraId="291AF1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928F8E" w16cid:durableId="2E2B3D23"/>
  <w16cid:commentId w16cid:paraId="0423CA9C" w16cid:durableId="2E611926"/>
  <w16cid:commentId w16cid:paraId="5755EEC7" w16cid:durableId="2E2B3E49"/>
  <w16cid:commentId w16cid:paraId="48CA95A1" w16cid:durableId="2E2B3F6F"/>
  <w16cid:commentId w16cid:paraId="16D6B887" w16cid:durableId="2E2B42B5"/>
  <w16cid:commentId w16cid:paraId="0539F290" w16cid:durableId="2E2B4702"/>
  <w16cid:commentId w16cid:paraId="36B03070" w16cid:durableId="2E2B44D1"/>
  <w16cid:commentId w16cid:paraId="0CE207C6" w16cid:durableId="2E2B49DA"/>
  <w16cid:commentId w16cid:paraId="291AF1B5" w16cid:durableId="2E406A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oppins">
    <w:altName w:val="Mangal"/>
    <w:charset w:val="00"/>
    <w:family w:val="auto"/>
    <w:pitch w:val="variable"/>
    <w:sig w:usb0="00008007" w:usb1="00000000" w:usb2="00000000" w:usb3="00000000" w:csb0="00000093"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50CCE"/>
    <w:multiLevelType w:val="hybridMultilevel"/>
    <w:tmpl w:val="C09A448A"/>
    <w:lvl w:ilvl="0" w:tplc="DCFE7722">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B4841"/>
    <w:multiLevelType w:val="hybridMultilevel"/>
    <w:tmpl w:val="33E4F8FE"/>
    <w:lvl w:ilvl="0" w:tplc="E9B8F7D8">
      <w:numFmt w:val="bullet"/>
      <w:lvlText w:val=""/>
      <w:lvlJc w:val="left"/>
      <w:pPr>
        <w:ind w:left="720" w:hanging="360"/>
      </w:pPr>
      <w:rPr>
        <w:rFonts w:ascii="Symbol" w:eastAsiaTheme="minorHAnsi" w:hAnsi="Symbol" w:cs="Poppi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743D1"/>
    <w:multiLevelType w:val="hybridMultilevel"/>
    <w:tmpl w:val="46A45D8E"/>
    <w:lvl w:ilvl="0" w:tplc="760643C4">
      <w:start w:val="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2432689"/>
    <w:multiLevelType w:val="hybridMultilevel"/>
    <w:tmpl w:val="0D0CDC00"/>
    <w:lvl w:ilvl="0" w:tplc="FB988280">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7470F"/>
    <w:multiLevelType w:val="multilevel"/>
    <w:tmpl w:val="A67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948CE"/>
    <w:multiLevelType w:val="hybridMultilevel"/>
    <w:tmpl w:val="AC105A2E"/>
    <w:lvl w:ilvl="0" w:tplc="E9B8F7D8">
      <w:numFmt w:val="bullet"/>
      <w:lvlText w:val=""/>
      <w:lvlJc w:val="left"/>
      <w:pPr>
        <w:ind w:left="720" w:hanging="360"/>
      </w:pPr>
      <w:rPr>
        <w:rFonts w:ascii="Symbol" w:eastAsiaTheme="minorHAnsi" w:hAnsi="Symbol" w:cs="Poppi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65E65"/>
    <w:multiLevelType w:val="hybridMultilevel"/>
    <w:tmpl w:val="3760BD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EC9373A"/>
    <w:multiLevelType w:val="hybridMultilevel"/>
    <w:tmpl w:val="48FC62F8"/>
    <w:lvl w:ilvl="0" w:tplc="E9B8F7D8">
      <w:numFmt w:val="bullet"/>
      <w:lvlText w:val=""/>
      <w:lvlJc w:val="left"/>
      <w:pPr>
        <w:ind w:left="720" w:hanging="360"/>
      </w:pPr>
      <w:rPr>
        <w:rFonts w:ascii="Symbol" w:eastAsiaTheme="minorHAnsi" w:hAnsi="Symbol"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2E2D8C"/>
    <w:multiLevelType w:val="hybridMultilevel"/>
    <w:tmpl w:val="20C0B8D2"/>
    <w:lvl w:ilvl="0" w:tplc="E9B8F7D8">
      <w:numFmt w:val="bullet"/>
      <w:lvlText w:val=""/>
      <w:lvlJc w:val="left"/>
      <w:pPr>
        <w:ind w:left="720" w:hanging="360"/>
      </w:pPr>
      <w:rPr>
        <w:rFonts w:ascii="Symbol" w:eastAsiaTheme="minorHAnsi" w:hAnsi="Symbol"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681C93"/>
    <w:multiLevelType w:val="hybridMultilevel"/>
    <w:tmpl w:val="C72A5290"/>
    <w:lvl w:ilvl="0" w:tplc="E9B8F7D8">
      <w:numFmt w:val="bullet"/>
      <w:lvlText w:val=""/>
      <w:lvlJc w:val="left"/>
      <w:pPr>
        <w:ind w:left="1080" w:hanging="360"/>
      </w:pPr>
      <w:rPr>
        <w:rFonts w:ascii="Symbol" w:eastAsiaTheme="minorHAnsi" w:hAnsi="Symbol" w:cs="Poppi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AC7AC0"/>
    <w:multiLevelType w:val="hybridMultilevel"/>
    <w:tmpl w:val="D0B65F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50A077A"/>
    <w:multiLevelType w:val="hybridMultilevel"/>
    <w:tmpl w:val="26C83D66"/>
    <w:lvl w:ilvl="0" w:tplc="54C0B4A2">
      <w:start w:val="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65F24F9"/>
    <w:multiLevelType w:val="hybridMultilevel"/>
    <w:tmpl w:val="F9D27844"/>
    <w:lvl w:ilvl="0" w:tplc="04130003">
      <w:start w:val="1"/>
      <w:numFmt w:val="bullet"/>
      <w:lvlText w:val="o"/>
      <w:lvlJc w:val="left"/>
      <w:pPr>
        <w:ind w:left="1080" w:hanging="360"/>
      </w:pPr>
      <w:rPr>
        <w:rFonts w:ascii="Courier New" w:hAnsi="Courier New" w:cs="Courier New"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3" w15:restartNumberingAfterBreak="0">
    <w:nsid w:val="6F380B19"/>
    <w:multiLevelType w:val="hybridMultilevel"/>
    <w:tmpl w:val="D8E2E7BE"/>
    <w:lvl w:ilvl="0" w:tplc="F7D2D2A6">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5B4885"/>
    <w:multiLevelType w:val="hybridMultilevel"/>
    <w:tmpl w:val="97644D1E"/>
    <w:lvl w:ilvl="0" w:tplc="E9B8F7D8">
      <w:numFmt w:val="bullet"/>
      <w:lvlText w:val=""/>
      <w:lvlJc w:val="left"/>
      <w:pPr>
        <w:ind w:left="720" w:hanging="360"/>
      </w:pPr>
      <w:rPr>
        <w:rFonts w:ascii="Symbol" w:eastAsiaTheme="minorHAnsi" w:hAnsi="Symbol" w:cs="Poppi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9"/>
  </w:num>
  <w:num w:numId="4">
    <w:abstractNumId w:val="1"/>
  </w:num>
  <w:num w:numId="5">
    <w:abstractNumId w:val="14"/>
  </w:num>
  <w:num w:numId="6">
    <w:abstractNumId w:val="13"/>
  </w:num>
  <w:num w:numId="7">
    <w:abstractNumId w:val="7"/>
  </w:num>
  <w:num w:numId="8">
    <w:abstractNumId w:val="8"/>
  </w:num>
  <w:num w:numId="9">
    <w:abstractNumId w:val="0"/>
  </w:num>
  <w:num w:numId="10">
    <w:abstractNumId w:val="4"/>
  </w:num>
  <w:num w:numId="11">
    <w:abstractNumId w:val="11"/>
  </w:num>
  <w:num w:numId="12">
    <w:abstractNumId w:val="6"/>
  </w:num>
  <w:num w:numId="13">
    <w:abstractNumId w:val="10"/>
  </w:num>
  <w:num w:numId="14">
    <w:abstractNumId w:val="12"/>
  </w:num>
  <w:num w:numId="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criba Marekerk">
    <w15:presenceInfo w15:providerId="Windows Live" w15:userId="0761b5198f9fd6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D1"/>
    <w:rsid w:val="000335C8"/>
    <w:rsid w:val="000E326F"/>
    <w:rsid w:val="000F613E"/>
    <w:rsid w:val="001B3BB4"/>
    <w:rsid w:val="001D5A3D"/>
    <w:rsid w:val="002903EE"/>
    <w:rsid w:val="002955AE"/>
    <w:rsid w:val="002E6764"/>
    <w:rsid w:val="0031494A"/>
    <w:rsid w:val="004270CE"/>
    <w:rsid w:val="0048478A"/>
    <w:rsid w:val="00491D32"/>
    <w:rsid w:val="004A2183"/>
    <w:rsid w:val="005F336E"/>
    <w:rsid w:val="006241E8"/>
    <w:rsid w:val="006B10D1"/>
    <w:rsid w:val="006B6720"/>
    <w:rsid w:val="00714B74"/>
    <w:rsid w:val="00766CC2"/>
    <w:rsid w:val="007C2E08"/>
    <w:rsid w:val="00813A57"/>
    <w:rsid w:val="00876D6C"/>
    <w:rsid w:val="00912DD7"/>
    <w:rsid w:val="00A41691"/>
    <w:rsid w:val="00A86700"/>
    <w:rsid w:val="00AB5539"/>
    <w:rsid w:val="00AE5567"/>
    <w:rsid w:val="00AF223F"/>
    <w:rsid w:val="00B46AD0"/>
    <w:rsid w:val="00C00306"/>
    <w:rsid w:val="00C4480E"/>
    <w:rsid w:val="00CC3B53"/>
    <w:rsid w:val="00CD524A"/>
    <w:rsid w:val="00D36935"/>
    <w:rsid w:val="00D5100A"/>
    <w:rsid w:val="00D63523"/>
    <w:rsid w:val="00DA408E"/>
    <w:rsid w:val="00E1426C"/>
    <w:rsid w:val="00E45F2C"/>
    <w:rsid w:val="00EC080A"/>
    <w:rsid w:val="00EE1EAD"/>
    <w:rsid w:val="00EF240E"/>
    <w:rsid w:val="00F17132"/>
    <w:rsid w:val="00F55F9D"/>
    <w:rsid w:val="00FB1AF2"/>
    <w:rsid w:val="00FC2A45"/>
    <w:rsid w:val="00FF7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1108"/>
  <w15:chartTrackingRefBased/>
  <w15:docId w15:val="{8AD1AA4D-66E1-421C-9C5F-A9D5BA67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6241E8"/>
    <w:rPr>
      <w:rFonts w:ascii="Times New Roman" w:hAnsi="Times New Roman"/>
    </w:rPr>
  </w:style>
  <w:style w:type="paragraph" w:styleId="Kop1">
    <w:name w:val="heading 1"/>
    <w:basedOn w:val="Standaard"/>
    <w:next w:val="Standaard"/>
    <w:link w:val="Kop1Char"/>
    <w:uiPriority w:val="9"/>
    <w:qFormat/>
    <w:rsid w:val="00491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91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10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10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6B10D1"/>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6B10D1"/>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6B10D1"/>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6B10D1"/>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6B10D1"/>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Heading1wetenschappelijk">
    <w:name w:val="Heading 1 wetenschappelijk"/>
    <w:basedOn w:val="Kop2"/>
    <w:next w:val="Standaard"/>
    <w:link w:val="Heading1wetenschappelijkChar"/>
    <w:autoRedefine/>
    <w:qFormat/>
    <w:rsid w:val="00FB1AF2"/>
    <w:rPr>
      <w:rFonts w:ascii="Times New Roman" w:hAnsi="Times New Roman"/>
      <w:b/>
      <w:bCs/>
      <w:iCs/>
      <w:color w:val="0070C0"/>
      <w:spacing w:val="-10"/>
      <w:kern w:val="28"/>
      <w:sz w:val="24"/>
    </w:rPr>
  </w:style>
  <w:style w:type="character" w:customStyle="1" w:styleId="Heading1wetenschappelijkChar">
    <w:name w:val="Heading 1 wetenschappelijk Char"/>
    <w:basedOn w:val="Standaardalinea-lettertype"/>
    <w:link w:val="Heading1wetenschappelijk"/>
    <w:rsid w:val="00FB1AF2"/>
    <w:rPr>
      <w:rFonts w:ascii="Times New Roman" w:eastAsiaTheme="majorEastAsia" w:hAnsi="Times New Roman" w:cstheme="majorBidi"/>
      <w:b/>
      <w:bCs/>
      <w:iCs/>
      <w:color w:val="0070C0"/>
      <w:spacing w:val="-10"/>
      <w:kern w:val="28"/>
      <w:szCs w:val="32"/>
    </w:rPr>
  </w:style>
  <w:style w:type="character" w:customStyle="1" w:styleId="Kop1Char">
    <w:name w:val="Kop 1 Char"/>
    <w:basedOn w:val="Standaardalinea-lettertype"/>
    <w:link w:val="Kop1"/>
    <w:uiPriority w:val="9"/>
    <w:rsid w:val="00491D32"/>
    <w:rPr>
      <w:rFonts w:asciiTheme="majorHAnsi" w:eastAsiaTheme="majorEastAsia" w:hAnsiTheme="majorHAnsi" w:cstheme="majorBidi"/>
      <w:color w:val="0F4761" w:themeColor="accent1" w:themeShade="BF"/>
      <w:sz w:val="40"/>
      <w:szCs w:val="40"/>
    </w:rPr>
  </w:style>
  <w:style w:type="paragraph" w:customStyle="1" w:styleId="Titelwetenschappelijk">
    <w:name w:val="Titel wetenschappelijk"/>
    <w:basedOn w:val="Titel"/>
    <w:next w:val="Standaard"/>
    <w:link w:val="TitelwetenschappelijkChar"/>
    <w:autoRedefine/>
    <w:qFormat/>
    <w:rsid w:val="00FB1AF2"/>
    <w:pPr>
      <w:jc w:val="center"/>
    </w:pPr>
    <w:rPr>
      <w:rFonts w:ascii="Times New Roman" w:eastAsia="Times New Roman" w:hAnsi="Times New Roman" w:cs="Times New Roman"/>
      <w:b/>
      <w:color w:val="002060"/>
      <w:sz w:val="24"/>
      <w:szCs w:val="40"/>
    </w:rPr>
  </w:style>
  <w:style w:type="character" w:customStyle="1" w:styleId="TitelwetenschappelijkChar">
    <w:name w:val="Titel wetenschappelijk Char"/>
    <w:basedOn w:val="Standaardalinea-lettertype"/>
    <w:link w:val="Titelwetenschappelijk"/>
    <w:rsid w:val="00FB1AF2"/>
    <w:rPr>
      <w:rFonts w:ascii="Times New Roman" w:eastAsia="Times New Roman" w:hAnsi="Times New Roman" w:cs="Times New Roman"/>
      <w:b/>
      <w:color w:val="002060"/>
      <w:spacing w:val="-10"/>
      <w:kern w:val="28"/>
      <w:szCs w:val="40"/>
    </w:rPr>
  </w:style>
  <w:style w:type="paragraph" w:styleId="Titel">
    <w:name w:val="Title"/>
    <w:basedOn w:val="Standaard"/>
    <w:next w:val="Standaard"/>
    <w:link w:val="TitelChar"/>
    <w:uiPriority w:val="10"/>
    <w:qFormat/>
    <w:rsid w:val="00491D32"/>
    <w:pPr>
      <w:spacing w:after="80" w:line="240" w:lineRule="auto"/>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91D32"/>
    <w:rPr>
      <w:rFonts w:asciiTheme="majorHAnsi" w:eastAsiaTheme="majorEastAsia" w:hAnsiTheme="majorHAnsi" w:cstheme="majorBidi"/>
      <w:spacing w:val="-10"/>
      <w:kern w:val="28"/>
      <w:sz w:val="56"/>
      <w:szCs w:val="56"/>
    </w:rPr>
  </w:style>
  <w:style w:type="character" w:customStyle="1" w:styleId="Kop2Char">
    <w:name w:val="Kop 2 Char"/>
    <w:basedOn w:val="Standaardalinea-lettertype"/>
    <w:link w:val="Kop2"/>
    <w:uiPriority w:val="9"/>
    <w:semiHidden/>
    <w:rsid w:val="00491D32"/>
    <w:rPr>
      <w:rFonts w:asciiTheme="majorHAnsi" w:eastAsiaTheme="majorEastAsia" w:hAnsiTheme="majorHAnsi" w:cstheme="majorBidi"/>
      <w:color w:val="0F4761" w:themeColor="accent1" w:themeShade="BF"/>
      <w:sz w:val="32"/>
      <w:szCs w:val="32"/>
    </w:rPr>
  </w:style>
  <w:style w:type="paragraph" w:customStyle="1" w:styleId="Paragraphwetenschappelijk">
    <w:name w:val="Paragraph wetenschappelijk"/>
    <w:basedOn w:val="Standaard"/>
    <w:link w:val="ParagraphwetenschappelijkChar"/>
    <w:autoRedefine/>
    <w:qFormat/>
    <w:rsid w:val="00FF78C6"/>
    <w:pPr>
      <w:ind w:firstLine="720"/>
    </w:pPr>
    <w:rPr>
      <w:rFonts w:eastAsia="Trebuchet MS" w:cs="Times New Roman"/>
      <w:iCs/>
      <w:szCs w:val="40"/>
    </w:rPr>
  </w:style>
  <w:style w:type="character" w:customStyle="1" w:styleId="ParagraphwetenschappelijkChar">
    <w:name w:val="Paragraph wetenschappelijk Char"/>
    <w:basedOn w:val="Standaardalinea-lettertype"/>
    <w:link w:val="Paragraphwetenschappelijk"/>
    <w:rsid w:val="00FF78C6"/>
    <w:rPr>
      <w:rFonts w:ascii="Times New Roman" w:eastAsia="Trebuchet MS" w:hAnsi="Times New Roman" w:cs="Times New Roman"/>
      <w:iCs/>
      <w:szCs w:val="40"/>
    </w:rPr>
  </w:style>
  <w:style w:type="paragraph" w:customStyle="1" w:styleId="References">
    <w:name w:val="References"/>
    <w:basedOn w:val="Standaard"/>
    <w:link w:val="ReferencesChar"/>
    <w:autoRedefine/>
    <w:qFormat/>
    <w:rsid w:val="00FF78C6"/>
    <w:pPr>
      <w:tabs>
        <w:tab w:val="left" w:pos="8268"/>
      </w:tabs>
      <w:ind w:left="720" w:hanging="720"/>
    </w:pPr>
  </w:style>
  <w:style w:type="character" w:customStyle="1" w:styleId="ReferencesChar">
    <w:name w:val="References Char"/>
    <w:basedOn w:val="Standaardalinea-lettertype"/>
    <w:link w:val="References"/>
    <w:rsid w:val="00FF78C6"/>
    <w:rPr>
      <w:rFonts w:ascii="Times New Roman" w:hAnsi="Times New Roman"/>
    </w:rPr>
  </w:style>
  <w:style w:type="paragraph" w:customStyle="1" w:styleId="Wetenschappelijk">
    <w:name w:val="Wetenschappelijk"/>
    <w:basedOn w:val="Standaard"/>
    <w:link w:val="WetenschappelijkChar"/>
    <w:qFormat/>
    <w:rsid w:val="00D36935"/>
    <w:pPr>
      <w:ind w:firstLine="709"/>
      <w:contextualSpacing/>
    </w:pPr>
    <w:rPr>
      <w:rFonts w:cs="Times New Roman"/>
    </w:rPr>
  </w:style>
  <w:style w:type="character" w:customStyle="1" w:styleId="WetenschappelijkChar">
    <w:name w:val="Wetenschappelijk Char"/>
    <w:basedOn w:val="Standaardalinea-lettertype"/>
    <w:link w:val="Wetenschappelijk"/>
    <w:rsid w:val="00D36935"/>
    <w:rPr>
      <w:rFonts w:ascii="Times New Roman" w:hAnsi="Times New Roman" w:cs="Times New Roman"/>
    </w:rPr>
  </w:style>
  <w:style w:type="character" w:customStyle="1" w:styleId="Kop3Char">
    <w:name w:val="Kop 3 Char"/>
    <w:basedOn w:val="Standaardalinea-lettertype"/>
    <w:link w:val="Kop3"/>
    <w:uiPriority w:val="9"/>
    <w:semiHidden/>
    <w:rsid w:val="006B10D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B10D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B10D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B10D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B10D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B10D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B10D1"/>
    <w:rPr>
      <w:rFonts w:eastAsiaTheme="majorEastAsia" w:cstheme="majorBidi"/>
      <w:color w:val="272727" w:themeColor="text1" w:themeTint="D8"/>
    </w:rPr>
  </w:style>
  <w:style w:type="paragraph" w:styleId="Ondertitel">
    <w:name w:val="Subtitle"/>
    <w:basedOn w:val="Standaard"/>
    <w:next w:val="Standaard"/>
    <w:link w:val="OndertitelChar"/>
    <w:uiPriority w:val="11"/>
    <w:qFormat/>
    <w:rsid w:val="006B10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10D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B10D1"/>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6B10D1"/>
    <w:rPr>
      <w:rFonts w:ascii="Times New Roman" w:hAnsi="Times New Roman"/>
      <w:i/>
      <w:iCs/>
      <w:color w:val="404040" w:themeColor="text1" w:themeTint="BF"/>
    </w:rPr>
  </w:style>
  <w:style w:type="paragraph" w:styleId="Lijstalinea">
    <w:name w:val="List Paragraph"/>
    <w:basedOn w:val="Standaard"/>
    <w:uiPriority w:val="34"/>
    <w:qFormat/>
    <w:rsid w:val="006B10D1"/>
    <w:pPr>
      <w:ind w:left="720"/>
      <w:contextualSpacing/>
    </w:pPr>
  </w:style>
  <w:style w:type="character" w:styleId="Intensievebenadrukking">
    <w:name w:val="Intense Emphasis"/>
    <w:basedOn w:val="Standaardalinea-lettertype"/>
    <w:uiPriority w:val="21"/>
    <w:qFormat/>
    <w:rsid w:val="006B10D1"/>
    <w:rPr>
      <w:i/>
      <w:iCs/>
      <w:color w:val="0F4761" w:themeColor="accent1" w:themeShade="BF"/>
    </w:rPr>
  </w:style>
  <w:style w:type="paragraph" w:styleId="Duidelijkcitaat">
    <w:name w:val="Intense Quote"/>
    <w:basedOn w:val="Standaard"/>
    <w:next w:val="Standaard"/>
    <w:link w:val="DuidelijkcitaatChar"/>
    <w:uiPriority w:val="30"/>
    <w:qFormat/>
    <w:rsid w:val="006B1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10D1"/>
    <w:rPr>
      <w:rFonts w:ascii="Times New Roman" w:hAnsi="Times New Roman"/>
      <w:i/>
      <w:iCs/>
      <w:color w:val="0F4761" w:themeColor="accent1" w:themeShade="BF"/>
    </w:rPr>
  </w:style>
  <w:style w:type="character" w:styleId="Intensieveverwijzing">
    <w:name w:val="Intense Reference"/>
    <w:basedOn w:val="Standaardalinea-lettertype"/>
    <w:uiPriority w:val="32"/>
    <w:qFormat/>
    <w:rsid w:val="006B10D1"/>
    <w:rPr>
      <w:b/>
      <w:bCs/>
      <w:smallCaps/>
      <w:color w:val="0F4761" w:themeColor="accent1" w:themeShade="BF"/>
      <w:spacing w:val="5"/>
    </w:rPr>
  </w:style>
  <w:style w:type="paragraph" w:styleId="Normaalweb">
    <w:name w:val="Normal (Web)"/>
    <w:basedOn w:val="Standaard"/>
    <w:uiPriority w:val="99"/>
    <w:unhideWhenUsed/>
    <w:rsid w:val="004270CE"/>
    <w:pPr>
      <w:spacing w:before="100" w:beforeAutospacing="1" w:after="100" w:afterAutospacing="1" w:line="240" w:lineRule="auto"/>
    </w:pPr>
    <w:rPr>
      <w:rFonts w:eastAsia="Times New Roman" w:cs="Times New Roman"/>
      <w:kern w:val="0"/>
      <w:lang w:val="nl-NL" w:eastAsia="nl-NL"/>
      <w14:ligatures w14:val="none"/>
    </w:rPr>
  </w:style>
  <w:style w:type="character" w:styleId="Zwaar">
    <w:name w:val="Strong"/>
    <w:basedOn w:val="Standaardalinea-lettertype"/>
    <w:uiPriority w:val="22"/>
    <w:qFormat/>
    <w:rsid w:val="004270CE"/>
    <w:rPr>
      <w:b/>
      <w:bCs/>
    </w:rPr>
  </w:style>
  <w:style w:type="character" w:styleId="Verwijzingopmerking">
    <w:name w:val="annotation reference"/>
    <w:basedOn w:val="Standaardalinea-lettertype"/>
    <w:uiPriority w:val="99"/>
    <w:semiHidden/>
    <w:unhideWhenUsed/>
    <w:rsid w:val="000F613E"/>
    <w:rPr>
      <w:sz w:val="16"/>
      <w:szCs w:val="16"/>
    </w:rPr>
  </w:style>
  <w:style w:type="paragraph" w:styleId="Tekstopmerking">
    <w:name w:val="annotation text"/>
    <w:basedOn w:val="Standaard"/>
    <w:link w:val="TekstopmerkingChar"/>
    <w:uiPriority w:val="99"/>
    <w:unhideWhenUsed/>
    <w:rsid w:val="000F613E"/>
    <w:pPr>
      <w:spacing w:line="240" w:lineRule="auto"/>
    </w:pPr>
    <w:rPr>
      <w:sz w:val="20"/>
      <w:szCs w:val="20"/>
    </w:rPr>
  </w:style>
  <w:style w:type="character" w:customStyle="1" w:styleId="TekstopmerkingChar">
    <w:name w:val="Tekst opmerking Char"/>
    <w:basedOn w:val="Standaardalinea-lettertype"/>
    <w:link w:val="Tekstopmerking"/>
    <w:uiPriority w:val="99"/>
    <w:rsid w:val="000F613E"/>
    <w:rPr>
      <w:rFonts w:ascii="Times New Roman" w:hAnsi="Times New Roman"/>
      <w:sz w:val="20"/>
      <w:szCs w:val="20"/>
    </w:rPr>
  </w:style>
  <w:style w:type="paragraph" w:styleId="Onderwerpvanopmerking">
    <w:name w:val="annotation subject"/>
    <w:basedOn w:val="Tekstopmerking"/>
    <w:next w:val="Tekstopmerking"/>
    <w:link w:val="OnderwerpvanopmerkingChar"/>
    <w:uiPriority w:val="99"/>
    <w:semiHidden/>
    <w:unhideWhenUsed/>
    <w:rsid w:val="000F613E"/>
    <w:rPr>
      <w:b/>
      <w:bCs/>
    </w:rPr>
  </w:style>
  <w:style w:type="character" w:customStyle="1" w:styleId="OnderwerpvanopmerkingChar">
    <w:name w:val="Onderwerp van opmerking Char"/>
    <w:basedOn w:val="TekstopmerkingChar"/>
    <w:link w:val="Onderwerpvanopmerking"/>
    <w:uiPriority w:val="99"/>
    <w:semiHidden/>
    <w:rsid w:val="000F613E"/>
    <w:rPr>
      <w:rFonts w:ascii="Times New Roman" w:hAnsi="Times New Roman"/>
      <w:b/>
      <w:bCs/>
      <w:sz w:val="20"/>
      <w:szCs w:val="20"/>
    </w:rPr>
  </w:style>
  <w:style w:type="paragraph" w:styleId="Ballontekst">
    <w:name w:val="Balloon Text"/>
    <w:basedOn w:val="Standaard"/>
    <w:link w:val="BallontekstChar"/>
    <w:uiPriority w:val="99"/>
    <w:semiHidden/>
    <w:unhideWhenUsed/>
    <w:rsid w:val="000F613E"/>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F613E"/>
    <w:rPr>
      <w:rFonts w:ascii="Segoe UI" w:hAnsi="Segoe UI" w:cs="Segoe UI"/>
      <w:sz w:val="18"/>
      <w:szCs w:val="18"/>
    </w:rPr>
  </w:style>
  <w:style w:type="character" w:styleId="Hyperlink">
    <w:name w:val="Hyperlink"/>
    <w:basedOn w:val="Standaardalinea-lettertype"/>
    <w:uiPriority w:val="99"/>
    <w:unhideWhenUsed/>
    <w:rsid w:val="00876D6C"/>
    <w:rPr>
      <w:color w:val="467886" w:themeColor="hyperlink"/>
      <w:u w:val="single"/>
    </w:rPr>
  </w:style>
  <w:style w:type="character" w:styleId="Onopgelostemelding">
    <w:name w:val="Unresolved Mention"/>
    <w:basedOn w:val="Standaardalinea-lettertype"/>
    <w:uiPriority w:val="99"/>
    <w:semiHidden/>
    <w:unhideWhenUsed/>
    <w:rsid w:val="00876D6C"/>
    <w:rPr>
      <w:color w:val="605E5C"/>
      <w:shd w:val="clear" w:color="auto" w:fill="E1DFDD"/>
    </w:rPr>
  </w:style>
  <w:style w:type="paragraph" w:styleId="Geenafstand">
    <w:name w:val="No Spacing"/>
    <w:uiPriority w:val="1"/>
    <w:qFormat/>
    <w:rsid w:val="00AE5567"/>
    <w:pPr>
      <w:spacing w:line="240" w:lineRule="auto"/>
    </w:pPr>
    <w:rPr>
      <w:rFonts w:ascii="Times New Roman" w:hAnsi="Times New Roman"/>
    </w:rPr>
  </w:style>
  <w:style w:type="character" w:styleId="GevolgdeHyperlink">
    <w:name w:val="FollowedHyperlink"/>
    <w:basedOn w:val="Standaardalinea-lettertype"/>
    <w:uiPriority w:val="99"/>
    <w:semiHidden/>
    <w:unhideWhenUsed/>
    <w:rsid w:val="00EE1E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380331">
      <w:bodyDiv w:val="1"/>
      <w:marLeft w:val="0"/>
      <w:marRight w:val="0"/>
      <w:marTop w:val="0"/>
      <w:marBottom w:val="0"/>
      <w:divBdr>
        <w:top w:val="none" w:sz="0" w:space="0" w:color="auto"/>
        <w:left w:val="none" w:sz="0" w:space="0" w:color="auto"/>
        <w:bottom w:val="none" w:sz="0" w:space="0" w:color="auto"/>
        <w:right w:val="none" w:sz="0" w:space="0" w:color="auto"/>
      </w:divBdr>
    </w:div>
    <w:div w:id="1029643451">
      <w:bodyDiv w:val="1"/>
      <w:marLeft w:val="0"/>
      <w:marRight w:val="0"/>
      <w:marTop w:val="0"/>
      <w:marBottom w:val="0"/>
      <w:divBdr>
        <w:top w:val="none" w:sz="0" w:space="0" w:color="auto"/>
        <w:left w:val="none" w:sz="0" w:space="0" w:color="auto"/>
        <w:bottom w:val="none" w:sz="0" w:space="0" w:color="auto"/>
        <w:right w:val="none" w:sz="0" w:space="0" w:color="auto"/>
      </w:divBdr>
    </w:div>
    <w:div w:id="1504052646">
      <w:bodyDiv w:val="1"/>
      <w:marLeft w:val="0"/>
      <w:marRight w:val="0"/>
      <w:marTop w:val="0"/>
      <w:marBottom w:val="0"/>
      <w:divBdr>
        <w:top w:val="none" w:sz="0" w:space="0" w:color="auto"/>
        <w:left w:val="none" w:sz="0" w:space="0" w:color="auto"/>
        <w:bottom w:val="none" w:sz="0" w:space="0" w:color="auto"/>
        <w:right w:val="none" w:sz="0" w:space="0" w:color="auto"/>
      </w:divBdr>
    </w:div>
    <w:div w:id="203622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stjacobs@gmail.com" TargetMode="External"/><Relationship Id="rId13" Type="http://schemas.openxmlformats.org/officeDocument/2006/relationships/hyperlink" Target="https://marekerk.com/orgel/"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marekerk.com/verhuu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marekerk.com/verhuur/"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mailto:dstjacobs@gmail.com" TargetMode="External"/><Relationship Id="rId4" Type="http://schemas.openxmlformats.org/officeDocument/2006/relationships/webSettings" Target="webSettings.xml"/><Relationship Id="rId9" Type="http://schemas.openxmlformats.org/officeDocument/2006/relationships/hyperlink" Target="mailto:bijbelkringenmarekerk@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1201</TotalTime>
  <Pages>9</Pages>
  <Words>1747</Words>
  <Characters>9609</Characters>
  <Application>Microsoft Office Word</Application>
  <DocSecurity>0</DocSecurity>
  <Lines>80</Lines>
  <Paragraphs>22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Loïs van Schothorst</dc:creator>
  <cp:keywords/>
  <dc:description/>
  <cp:lastModifiedBy>Scriba Marekerk</cp:lastModifiedBy>
  <cp:revision>3</cp:revision>
  <dcterms:created xsi:type="dcterms:W3CDTF">2026-09-24T18:12:00Z</dcterms:created>
  <dcterms:modified xsi:type="dcterms:W3CDTF">2026-09-25T14:13:00Z</dcterms:modified>
</cp:coreProperties>
</file>